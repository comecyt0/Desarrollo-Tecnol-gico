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1ABDA" w14:textId="77777777" w:rsidR="00C14D6A" w:rsidRPr="004C37CE" w:rsidRDefault="00C14D6A" w:rsidP="00C14D6A">
      <w:pPr>
        <w:jc w:val="both"/>
        <w:rPr>
          <w:rFonts w:ascii="Gotham Book" w:hAnsi="Gotham Book" w:cstheme="minorHAnsi"/>
          <w:b/>
          <w:sz w:val="18"/>
          <w:szCs w:val="18"/>
        </w:rPr>
      </w:pPr>
    </w:p>
    <w:p w14:paraId="6F3A69E3" w14:textId="77777777" w:rsidR="00C14D6A" w:rsidRPr="004C37CE" w:rsidRDefault="00C14D6A" w:rsidP="00C14D6A">
      <w:pPr>
        <w:jc w:val="both"/>
        <w:rPr>
          <w:rFonts w:ascii="Gotham Book" w:hAnsi="Gotham Book" w:cstheme="minorHAnsi"/>
          <w:b/>
          <w:bCs/>
          <w:sz w:val="18"/>
          <w:szCs w:val="18"/>
        </w:rPr>
      </w:pPr>
      <w:r w:rsidRPr="004C37CE">
        <w:rPr>
          <w:rFonts w:ascii="Gotham Book" w:hAnsi="Gotham Book" w:cstheme="minorHAnsi"/>
          <w:b/>
          <w:bCs/>
          <w:sz w:val="18"/>
          <w:szCs w:val="18"/>
        </w:rPr>
        <w:t>DR. VÍCTOR DANIEL ÁVILA AKERBERG, DIRECTOR GENERAL DEL CONSEJO MEXIQUENSE DE CIENCIA Y TECNOLOGÍA, CON FUNDAMENTO EN LO DISPUESTO EN LOS ARTÍCULOS 78 DE LA CONSTITUCIÓN POLÍTICA DEL ESTADO LIBRE Y SOBERANO DE MÉXICO; 64 Y 66 DE LA LEY ORGÁNICA DE LA ADMINISTRACIÓN PÚBLICA DEL ESTADO DE MÉXICO; 3.46 FRACCIONES IV, VI Y VIII DEL CÓDIGO ADMINISTRATIVO DEL ESTADO DE MÉXICO; Y 10 FRACCIÓN II DEL REGLAMENTO INTERNO DEL CONSEJO MEXIQUENSE DE CIENCIA Y TECNOLOGÍA; LOS LINEAMIENTOS BÁSICOS PARA LA ELABORACIÓN DE PROGRAMAS DE DESARROLLO SOCIAL Y PROGRAMAS NO SOCIALES EN EL ESTADO DE MÉXICO; Y</w:t>
      </w:r>
    </w:p>
    <w:p w14:paraId="2EFD234D" w14:textId="77777777" w:rsidR="00C14D6A" w:rsidRPr="004C37CE" w:rsidRDefault="00C14D6A" w:rsidP="00C14D6A">
      <w:pPr>
        <w:jc w:val="both"/>
        <w:rPr>
          <w:rFonts w:ascii="Gotham Book" w:hAnsi="Gotham Book" w:cstheme="minorHAnsi"/>
          <w:b/>
          <w:bCs/>
          <w:sz w:val="18"/>
          <w:szCs w:val="18"/>
        </w:rPr>
      </w:pPr>
    </w:p>
    <w:p w14:paraId="404018DD" w14:textId="77777777" w:rsidR="00C14D6A" w:rsidRPr="004C37CE" w:rsidRDefault="00C14D6A" w:rsidP="00C14D6A">
      <w:pPr>
        <w:jc w:val="center"/>
        <w:rPr>
          <w:rFonts w:ascii="Gotham Book" w:hAnsi="Gotham Book" w:cstheme="minorHAnsi"/>
          <w:b/>
          <w:bCs/>
          <w:sz w:val="18"/>
          <w:szCs w:val="18"/>
        </w:rPr>
      </w:pPr>
      <w:r w:rsidRPr="004C37CE">
        <w:rPr>
          <w:rFonts w:ascii="Gotham Book" w:hAnsi="Gotham Book" w:cstheme="minorHAnsi"/>
          <w:b/>
          <w:bCs/>
          <w:sz w:val="18"/>
          <w:szCs w:val="18"/>
        </w:rPr>
        <w:t>CONSIDERANDO</w:t>
      </w:r>
    </w:p>
    <w:p w14:paraId="7606B298" w14:textId="77777777" w:rsidR="00C14D6A" w:rsidRPr="004C37CE" w:rsidRDefault="00C14D6A" w:rsidP="00C14D6A">
      <w:pPr>
        <w:jc w:val="both"/>
        <w:rPr>
          <w:rFonts w:ascii="Gotham Book" w:hAnsi="Gotham Book" w:cstheme="minorHAnsi"/>
          <w:bCs/>
          <w:sz w:val="18"/>
          <w:szCs w:val="18"/>
        </w:rPr>
      </w:pPr>
    </w:p>
    <w:p w14:paraId="79FE6907"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Que la Asamblea General de la Organización de las Naciones Unidas (ONU) adoptó en septiembre de 2015 la Agenda 2030 para el Desarrollo Sostenible. La cual es un plan de acción a favor de las personas, el planeta y la prosperidad que plantea 17 Objetivos con 169 metas de carácter integrado e indivisible que abarcan las esferas económica, social y ambiental. Particularmente, el Objetivo 4 apuesta por educación de calidad y, el Objetivo 8 prevé trabajo decente y crecimiento económico.</w:t>
      </w:r>
    </w:p>
    <w:p w14:paraId="30101C78" w14:textId="77777777" w:rsidR="00C14D6A" w:rsidRPr="004C37CE" w:rsidRDefault="00C14D6A" w:rsidP="00C14D6A">
      <w:pPr>
        <w:jc w:val="both"/>
        <w:rPr>
          <w:rFonts w:ascii="Gotham Book" w:hAnsi="Gotham Book" w:cstheme="minorHAnsi"/>
          <w:bCs/>
          <w:sz w:val="18"/>
          <w:szCs w:val="18"/>
        </w:rPr>
      </w:pPr>
    </w:p>
    <w:p w14:paraId="7520E2DC" w14:textId="77777777" w:rsidR="00C14D6A" w:rsidRPr="004C37CE" w:rsidRDefault="00C14D6A" w:rsidP="00C14D6A">
      <w:pPr>
        <w:autoSpaceDE w:val="0"/>
        <w:autoSpaceDN w:val="0"/>
        <w:adjustRightInd w:val="0"/>
        <w:jc w:val="both"/>
        <w:rPr>
          <w:rFonts w:ascii="Gotham Book" w:hAnsi="Gotham Book" w:cs="Arial"/>
          <w:sz w:val="18"/>
          <w:szCs w:val="18"/>
        </w:rPr>
      </w:pPr>
      <w:r w:rsidRPr="004C37CE">
        <w:rPr>
          <w:rFonts w:ascii="Gotham Book" w:hAnsi="Gotham Book" w:cs="Arial"/>
          <w:sz w:val="18"/>
          <w:szCs w:val="18"/>
        </w:rPr>
        <w:t>Que el artículo 3° fracción V de la Constitución Política de los Estados Unidos Mexicanos, contempla como un derecho humano gozar de los beneficios del desarrollo de la ciencia y la innovación tecnológica, por lo que, el Estado apoyará la investigación e innovación científica, humanística y tecnológica, y garantizará el acceso abierto a la información que derive de ella, para lo cual deberá proveer recursos y estímulos suficientes, conforme a las bases de coordinación, vinculación y participación que establezcan las leyes en la materia; además alentará el fortalecimiento y difusión de nuestra cultura.</w:t>
      </w:r>
    </w:p>
    <w:p w14:paraId="09AC05C4" w14:textId="77777777" w:rsidR="00C14D6A" w:rsidRPr="004C37CE" w:rsidRDefault="00C14D6A" w:rsidP="00C14D6A">
      <w:pPr>
        <w:autoSpaceDE w:val="0"/>
        <w:autoSpaceDN w:val="0"/>
        <w:adjustRightInd w:val="0"/>
        <w:jc w:val="both"/>
        <w:rPr>
          <w:rFonts w:ascii="Gotham Book" w:hAnsi="Gotham Book" w:cs="Arial"/>
          <w:sz w:val="18"/>
          <w:szCs w:val="18"/>
        </w:rPr>
      </w:pPr>
    </w:p>
    <w:p w14:paraId="2765DCCA" w14:textId="77777777" w:rsidR="00C14D6A" w:rsidRPr="004C37CE" w:rsidRDefault="00C14D6A" w:rsidP="00C14D6A">
      <w:pPr>
        <w:jc w:val="both"/>
        <w:rPr>
          <w:rFonts w:ascii="Gotham Book" w:hAnsi="Gotham Book" w:cs="ArialMT"/>
          <w:sz w:val="18"/>
          <w:szCs w:val="18"/>
        </w:rPr>
      </w:pPr>
      <w:r w:rsidRPr="004C37CE">
        <w:rPr>
          <w:rFonts w:ascii="Gotham Book" w:hAnsi="Gotham Book" w:cs="ArialMT"/>
          <w:sz w:val="18"/>
          <w:szCs w:val="18"/>
        </w:rPr>
        <w:t>Que el 16 de septiembre de 2023, en el Estado de México se dio inicio a la administración de la Cuarta Transformación 2023-2029 en alineamiento con la política federal actual, que hace valer la garantía de gobernar con humanismo generando bienestar para la población, a través de la generación de empleos e impulsando la investigación, la ciencia y la educación.</w:t>
      </w:r>
    </w:p>
    <w:p w14:paraId="09D3E7C9" w14:textId="77777777" w:rsidR="00C14D6A" w:rsidRPr="004C37CE" w:rsidRDefault="00C14D6A" w:rsidP="00C14D6A">
      <w:pPr>
        <w:jc w:val="both"/>
        <w:rPr>
          <w:rFonts w:ascii="Gotham Book" w:hAnsi="Gotham Book" w:cs="ArialMT"/>
          <w:sz w:val="18"/>
          <w:szCs w:val="18"/>
        </w:rPr>
      </w:pPr>
    </w:p>
    <w:p w14:paraId="216FB88D" w14:textId="77777777" w:rsidR="00C14D6A" w:rsidRPr="004C37CE" w:rsidRDefault="00C14D6A" w:rsidP="00C14D6A">
      <w:pPr>
        <w:jc w:val="both"/>
        <w:rPr>
          <w:rFonts w:ascii="Gotham Book" w:hAnsi="Gotham Book" w:cs="ArialMT"/>
          <w:sz w:val="18"/>
          <w:szCs w:val="18"/>
        </w:rPr>
      </w:pPr>
      <w:r w:rsidRPr="004C37CE">
        <w:rPr>
          <w:rFonts w:ascii="Gotham Book" w:hAnsi="Gotham Book" w:cs="ArialMT"/>
          <w:sz w:val="18"/>
          <w:szCs w:val="18"/>
        </w:rPr>
        <w:t>Que el 1°de octubre de 2024 inició la segunda etapa de la Cuarta Transformación de la vida pública de México, prolongando el modelo del Humanismo Mexicano, bajo el principio máximo de que la democracia es el gobierno del pueblo, por el pueblo y para el pueblo.</w:t>
      </w:r>
    </w:p>
    <w:p w14:paraId="5607CB58" w14:textId="77777777" w:rsidR="00C14D6A" w:rsidRPr="004C37CE" w:rsidRDefault="00C14D6A" w:rsidP="00C14D6A">
      <w:pPr>
        <w:jc w:val="both"/>
        <w:rPr>
          <w:rFonts w:ascii="Gotham Book" w:hAnsi="Gotham Book" w:cs="ArialMT"/>
          <w:sz w:val="18"/>
          <w:szCs w:val="18"/>
        </w:rPr>
      </w:pPr>
    </w:p>
    <w:p w14:paraId="0410CBCF" w14:textId="7F6D81B9" w:rsidR="00C14D6A" w:rsidRDefault="00C14D6A" w:rsidP="00C14D6A">
      <w:pPr>
        <w:jc w:val="both"/>
        <w:rPr>
          <w:rFonts w:ascii="Gotham Book" w:hAnsi="Gotham Book" w:cs="ArialMT"/>
          <w:sz w:val="18"/>
          <w:szCs w:val="18"/>
        </w:rPr>
      </w:pPr>
      <w:r w:rsidRPr="004C37CE">
        <w:rPr>
          <w:rFonts w:ascii="Gotham Book" w:hAnsi="Gotham Book" w:cs="ArialMT"/>
          <w:sz w:val="18"/>
          <w:szCs w:val="18"/>
        </w:rPr>
        <w:t>Que, en concordancia y transversalidad con la política del Gobierno Federal, establecida en el Plan Nacional de Desarrollo</w:t>
      </w:r>
      <w:r>
        <w:rPr>
          <w:rFonts w:ascii="Gotham Book" w:hAnsi="Gotham Book" w:cs="ArialMT"/>
          <w:sz w:val="18"/>
          <w:szCs w:val="18"/>
        </w:rPr>
        <w:t xml:space="preserve"> 2025 – 2030</w:t>
      </w:r>
      <w:r w:rsidRPr="004C37CE">
        <w:rPr>
          <w:rFonts w:ascii="Gotham Book" w:hAnsi="Gotham Book" w:cs="ArialMT"/>
          <w:sz w:val="18"/>
          <w:szCs w:val="18"/>
        </w:rPr>
        <w:t>, particularmente en la Estrategia 2.4.4, orientada a implementar mecanismos de vinculación, modernización, transferencia tecnológica e innovación entre los sectores académico, productivo, público y social, alineados con las prioridades nacionales y el bienestar social, así como en la Estrategia 3.10.3, dirigida a fomentar mejoras en la productividad y competitividad de las micro, pequeñas y medianas empresas</w:t>
      </w:r>
      <w:r>
        <w:rPr>
          <w:rFonts w:ascii="Gotham Book" w:hAnsi="Gotham Book" w:cs="ArialMT"/>
          <w:sz w:val="18"/>
          <w:szCs w:val="18"/>
        </w:rPr>
        <w:t>.</w:t>
      </w:r>
    </w:p>
    <w:p w14:paraId="136779B3" w14:textId="77777777" w:rsidR="00C14D6A" w:rsidRDefault="00C14D6A" w:rsidP="00C14D6A">
      <w:pPr>
        <w:jc w:val="both"/>
        <w:rPr>
          <w:rFonts w:ascii="Gotham Book" w:hAnsi="Gotham Book" w:cs="ArialMT"/>
          <w:sz w:val="18"/>
          <w:szCs w:val="18"/>
        </w:rPr>
      </w:pPr>
    </w:p>
    <w:p w14:paraId="03B49608" w14:textId="77777777" w:rsidR="00C14D6A" w:rsidRPr="004C37CE" w:rsidRDefault="00C14D6A" w:rsidP="00C14D6A">
      <w:pPr>
        <w:jc w:val="both"/>
        <w:rPr>
          <w:rFonts w:ascii="Gotham Book" w:hAnsi="Gotham Book" w:cs="ArialMT"/>
          <w:sz w:val="18"/>
          <w:szCs w:val="18"/>
        </w:rPr>
      </w:pPr>
      <w:r>
        <w:rPr>
          <w:rFonts w:ascii="Gotham Book" w:hAnsi="Gotham Book" w:cs="ArialMT"/>
          <w:sz w:val="18"/>
          <w:szCs w:val="18"/>
        </w:rPr>
        <w:t xml:space="preserve">Que </w:t>
      </w:r>
      <w:r w:rsidRPr="004C37CE">
        <w:rPr>
          <w:rFonts w:ascii="Gotham Book" w:hAnsi="Gotham Book" w:cs="ArialMT"/>
          <w:sz w:val="18"/>
          <w:szCs w:val="18"/>
        </w:rPr>
        <w:t xml:space="preserve">la administración pública estatal 2023–2029, encabezada por la Maestra Delfina Gómez Álvarez, reconoce como indispensable ampliar la cobertura educativa en todos los tipos y niveles del sistema educativo, desde un enfoque integral, humanista y de equidad que permita atender las necesidades específicas de cada región del Estado de México, así como impulsar la investigación científica y la innovación educativa, tecnológica y humanista. </w:t>
      </w:r>
    </w:p>
    <w:p w14:paraId="41EC67C1" w14:textId="77777777" w:rsidR="00C14D6A" w:rsidRPr="004C37CE" w:rsidRDefault="00C14D6A" w:rsidP="00C14D6A">
      <w:pPr>
        <w:jc w:val="both"/>
        <w:rPr>
          <w:rFonts w:ascii="Gotham Book" w:hAnsi="Gotham Book" w:cs="ArialMT"/>
          <w:sz w:val="18"/>
          <w:szCs w:val="18"/>
        </w:rPr>
      </w:pPr>
    </w:p>
    <w:p w14:paraId="25552F75" w14:textId="77777777" w:rsidR="00C14D6A" w:rsidRPr="004C37CE" w:rsidRDefault="00C14D6A" w:rsidP="00C14D6A">
      <w:pPr>
        <w:jc w:val="both"/>
        <w:rPr>
          <w:rFonts w:ascii="Gotham Book" w:hAnsi="Gotham Book"/>
          <w:sz w:val="18"/>
          <w:szCs w:val="18"/>
        </w:rPr>
      </w:pPr>
      <w:r w:rsidRPr="004C37CE">
        <w:rPr>
          <w:rFonts w:ascii="Gotham Book" w:hAnsi="Gotham Book"/>
          <w:sz w:val="18"/>
          <w:szCs w:val="18"/>
        </w:rPr>
        <w:t>Que el Plan de Desarrollo del Estado de México 2023-2029, en el Eje 4: “Bienestar social”, estrategia 4.5.6. Impulsar la investigación científica, así como la innovación educativa, tecnológica y humanista para contribuir al desarrollo económico, social y comunitario, establece como línea de acción 4.5.6.3 “Fortalecer acciones de emprendimiento, investigación, certificación y acreditación; propiedad industrial, productiva, financiera y competitiva en la educación media superior y superior”.</w:t>
      </w:r>
    </w:p>
    <w:p w14:paraId="500A54E6" w14:textId="77777777" w:rsidR="00C14D6A" w:rsidRPr="004C37CE" w:rsidRDefault="00C14D6A" w:rsidP="00C14D6A">
      <w:pPr>
        <w:jc w:val="both"/>
        <w:rPr>
          <w:rFonts w:ascii="Gotham Book" w:hAnsi="Gotham Book"/>
          <w:sz w:val="18"/>
          <w:szCs w:val="18"/>
        </w:rPr>
      </w:pPr>
    </w:p>
    <w:p w14:paraId="3767DAA4" w14:textId="77777777" w:rsidR="00C14D6A" w:rsidRPr="004C37CE" w:rsidRDefault="00C14D6A" w:rsidP="00C14D6A">
      <w:pPr>
        <w:jc w:val="both"/>
        <w:rPr>
          <w:rFonts w:ascii="Gotham Book" w:hAnsi="Gotham Book"/>
          <w:sz w:val="18"/>
          <w:szCs w:val="18"/>
        </w:rPr>
      </w:pPr>
      <w:r w:rsidRPr="004C37CE">
        <w:rPr>
          <w:rFonts w:ascii="Gotham Book" w:hAnsi="Gotham Book"/>
          <w:sz w:val="18"/>
          <w:szCs w:val="18"/>
        </w:rPr>
        <w:t>Que la política con enfoque de bienestar impulsada por el gobierno de la Maestra Delfina Gómez Álvarez es transversal y, por tanto, incorpora la perspectiva de género en las Reglas de Operación de los Programas y Acciones del Gobierno del Estado de México para favorecer la igualdad sustantiva y la reducción de las brechas de la desigualdad entre las y los mexiquenses.</w:t>
      </w:r>
    </w:p>
    <w:p w14:paraId="263B8C50" w14:textId="77777777" w:rsidR="00C14D6A" w:rsidRPr="004C37CE" w:rsidRDefault="00C14D6A" w:rsidP="00C14D6A">
      <w:pPr>
        <w:jc w:val="both"/>
        <w:rPr>
          <w:rFonts w:ascii="Gotham Book" w:hAnsi="Gotham Book" w:cstheme="minorHAnsi"/>
          <w:bCs/>
          <w:sz w:val="18"/>
          <w:szCs w:val="18"/>
        </w:rPr>
      </w:pPr>
    </w:p>
    <w:p w14:paraId="55829E85" w14:textId="77777777" w:rsidR="00C14D6A" w:rsidRPr="004C37CE" w:rsidRDefault="00C14D6A" w:rsidP="00C14D6A">
      <w:pPr>
        <w:jc w:val="both"/>
        <w:rPr>
          <w:rFonts w:ascii="Gotham Book" w:hAnsi="Gotham Book" w:cs="ArialMT"/>
          <w:sz w:val="18"/>
          <w:szCs w:val="18"/>
        </w:rPr>
      </w:pPr>
      <w:r w:rsidRPr="004C37CE">
        <w:rPr>
          <w:rFonts w:ascii="Gotham Book" w:hAnsi="Gotham Book" w:cs="ArialMT"/>
          <w:sz w:val="18"/>
          <w:szCs w:val="18"/>
        </w:rPr>
        <w:t>Que de conformidad con el artículo 30 de la Ley de Ciencia y Tecnología del Estado de México, el COMECYT vinculará sus acciones con organismos auxiliares, sector privado, productivo y social; y las personas físicas y jurídicas colectivas, relacionadas con la investigación científica y desarrollo tecnológico.</w:t>
      </w:r>
    </w:p>
    <w:p w14:paraId="0F083CC5" w14:textId="77777777" w:rsidR="00C14D6A" w:rsidRPr="004C37CE" w:rsidRDefault="00C14D6A" w:rsidP="00C14D6A">
      <w:pPr>
        <w:jc w:val="both"/>
        <w:rPr>
          <w:rFonts w:ascii="Gotham Book" w:hAnsi="Gotham Book" w:cs="ArialMT"/>
          <w:sz w:val="18"/>
          <w:szCs w:val="18"/>
        </w:rPr>
      </w:pPr>
    </w:p>
    <w:p w14:paraId="4A100CFC" w14:textId="77777777" w:rsidR="00C14D6A" w:rsidRPr="004C37CE" w:rsidRDefault="00C14D6A" w:rsidP="00C14D6A">
      <w:pPr>
        <w:jc w:val="both"/>
        <w:rPr>
          <w:rFonts w:ascii="Gotham Book" w:hAnsi="Gotham Book" w:cs="ArialMT"/>
          <w:sz w:val="18"/>
          <w:szCs w:val="18"/>
        </w:rPr>
      </w:pPr>
      <w:r w:rsidRPr="004C37CE">
        <w:rPr>
          <w:rFonts w:ascii="Gotham Book" w:hAnsi="Gotham Book" w:cs="ArialMT"/>
          <w:sz w:val="18"/>
          <w:szCs w:val="18"/>
        </w:rPr>
        <w:lastRenderedPageBreak/>
        <w:t>Que, de conformidad con el artículo 3.46 del Código Administrativo del Estado de México, el Consejo Mexiquense de Ciencia y Tecnología es un organismo público descentralizado, con personalidad jurídica y patrimonio propios, sectorizado a la Secretaría de Educación, Ciencia, Tecnología e Innovación, que tiene por objeto promover y apoyar el avance científico y tecnológico a través de una vinculación estrecha entre los sectores productivos y sociales con los centros de investigación científica y desarrollo tecnológico de la entidad.</w:t>
      </w:r>
    </w:p>
    <w:p w14:paraId="3A3F2477" w14:textId="30C7F26E" w:rsidR="00AE1403" w:rsidRPr="004C37CE" w:rsidRDefault="00AE1403" w:rsidP="00C14D6A">
      <w:pPr>
        <w:jc w:val="both"/>
        <w:rPr>
          <w:rFonts w:ascii="Gotham Book" w:hAnsi="Gotham Book" w:cs="ArialMT"/>
          <w:sz w:val="18"/>
          <w:szCs w:val="18"/>
        </w:rPr>
      </w:pPr>
      <w:r>
        <w:rPr>
          <w:rFonts w:ascii="Gotham Book" w:hAnsi="Gotham Book" w:cs="ArialMT"/>
          <w:sz w:val="18"/>
          <w:szCs w:val="18"/>
        </w:rPr>
        <w:t>Que, c</w:t>
      </w:r>
      <w:r w:rsidR="00EB12E5">
        <w:rPr>
          <w:rFonts w:ascii="Gotham Book" w:hAnsi="Gotham Book" w:cs="ArialMT"/>
          <w:sz w:val="18"/>
          <w:szCs w:val="18"/>
        </w:rPr>
        <w:t>on base en el Censo Económico</w:t>
      </w:r>
      <w:r w:rsidRPr="00AE1403">
        <w:rPr>
          <w:rFonts w:ascii="Gotham Book" w:hAnsi="Gotham Book" w:cs="ArialMT"/>
          <w:sz w:val="18"/>
          <w:szCs w:val="18"/>
        </w:rPr>
        <w:t xml:space="preserve"> 2024 del Instituto Nacional de Estadística y Geografía (INEGI), al cierre de ese ejercicio el E</w:t>
      </w:r>
      <w:r>
        <w:rPr>
          <w:rFonts w:ascii="Gotham Book" w:hAnsi="Gotham Book" w:cs="ArialMT"/>
          <w:sz w:val="18"/>
          <w:szCs w:val="18"/>
        </w:rPr>
        <w:t>stado de México concentraba 896,</w:t>
      </w:r>
      <w:r w:rsidRPr="00AE1403">
        <w:rPr>
          <w:rFonts w:ascii="Gotham Book" w:hAnsi="Gotham Book" w:cs="ArialMT"/>
          <w:sz w:val="18"/>
          <w:szCs w:val="18"/>
        </w:rPr>
        <w:t>931 establecimientos económicos, posicionándose como la entidad con mayor número de unidades económicas a nivel nacional, lo que representa aproximadamente 12.7 % del total nacional de establecimientos registrados en el país; asimi</w:t>
      </w:r>
      <w:r>
        <w:rPr>
          <w:rFonts w:ascii="Gotham Book" w:hAnsi="Gotham Book" w:cs="ArialMT"/>
          <w:sz w:val="18"/>
          <w:szCs w:val="18"/>
        </w:rPr>
        <w:t>smo, en 2023 se registraron 749,</w:t>
      </w:r>
      <w:r w:rsidRPr="00AE1403">
        <w:rPr>
          <w:rFonts w:ascii="Gotham Book" w:hAnsi="Gotham Book" w:cs="ArialMT"/>
          <w:sz w:val="18"/>
          <w:szCs w:val="18"/>
        </w:rPr>
        <w:t>365 unidades económicas del sector privado y paraestatal</w:t>
      </w:r>
      <w:r w:rsidR="00CE3685">
        <w:rPr>
          <w:rFonts w:ascii="Gotham Book" w:hAnsi="Gotham Book" w:cs="ArialMT"/>
          <w:sz w:val="18"/>
          <w:szCs w:val="18"/>
        </w:rPr>
        <w:t xml:space="preserve"> en el Estado de México, e</w:t>
      </w:r>
      <w:r w:rsidRPr="00AE1403">
        <w:rPr>
          <w:rFonts w:ascii="Gotham Book" w:hAnsi="Gotham Book" w:cs="ArialMT"/>
          <w:sz w:val="18"/>
          <w:szCs w:val="18"/>
        </w:rPr>
        <w:t>stas cifras evidencian la amplia población potencial de empresas legalmente constituidas en el Estado, de las cuales una proporción significativa corresponde a micro, pequeñas y medianas empresas (</w:t>
      </w:r>
      <w:proofErr w:type="spellStart"/>
      <w:r w:rsidRPr="00AE1403">
        <w:rPr>
          <w:rFonts w:ascii="Gotham Book" w:hAnsi="Gotham Book" w:cs="ArialMT"/>
          <w:sz w:val="18"/>
          <w:szCs w:val="18"/>
        </w:rPr>
        <w:t>MiPyMEs</w:t>
      </w:r>
      <w:proofErr w:type="spellEnd"/>
      <w:r w:rsidRPr="00AE1403">
        <w:rPr>
          <w:rFonts w:ascii="Gotham Book" w:hAnsi="Gotham Book" w:cs="ArialMT"/>
          <w:sz w:val="18"/>
          <w:szCs w:val="18"/>
        </w:rPr>
        <w:t>), las cuales desempeñan un papel central en el dinamismo económico regional y constituyen la base de la población objetivo del programa.</w:t>
      </w:r>
    </w:p>
    <w:p w14:paraId="5618224F" w14:textId="77777777" w:rsidR="00C14D6A" w:rsidRDefault="00C14D6A" w:rsidP="00C14D6A">
      <w:pPr>
        <w:jc w:val="both"/>
        <w:rPr>
          <w:rFonts w:ascii="Gotham Book" w:hAnsi="Gotham Book" w:cs="ArialMT"/>
          <w:sz w:val="18"/>
          <w:szCs w:val="18"/>
        </w:rPr>
      </w:pPr>
    </w:p>
    <w:p w14:paraId="76E906F0" w14:textId="1D609D5F" w:rsidR="00C14D6A" w:rsidRDefault="00C14D6A" w:rsidP="00C14D6A">
      <w:pPr>
        <w:jc w:val="both"/>
        <w:rPr>
          <w:rFonts w:ascii="Gotham Book" w:hAnsi="Gotham Book" w:cs="ArialMT"/>
          <w:sz w:val="18"/>
          <w:szCs w:val="18"/>
        </w:rPr>
      </w:pPr>
      <w:r>
        <w:rPr>
          <w:rFonts w:ascii="Gotham Book" w:hAnsi="Gotham Book" w:cs="ArialMT"/>
          <w:sz w:val="18"/>
          <w:szCs w:val="18"/>
        </w:rPr>
        <w:t xml:space="preserve">Que el programa tiene como objetivo </w:t>
      </w:r>
      <w:r w:rsidRPr="00352BB6">
        <w:rPr>
          <w:rFonts w:ascii="Gotham Book" w:hAnsi="Gotham Book" w:cs="ArialMT"/>
          <w:sz w:val="18"/>
          <w:szCs w:val="18"/>
        </w:rPr>
        <w:t>i</w:t>
      </w:r>
      <w:r w:rsidRPr="00352BB6">
        <w:rPr>
          <w:rFonts w:ascii="Gotham Book" w:eastAsia="Gotham" w:hAnsi="Gotham Book" w:cs="Gotham"/>
          <w:sz w:val="18"/>
          <w:szCs w:val="18"/>
        </w:rPr>
        <w:t>mpulsar</w:t>
      </w:r>
      <w:r w:rsidRPr="008139C4">
        <w:rPr>
          <w:rFonts w:ascii="Gotham Book" w:eastAsia="Gotham" w:hAnsi="Gotham Book" w:cs="Gotham"/>
          <w:sz w:val="18"/>
          <w:szCs w:val="18"/>
        </w:rPr>
        <w:t xml:space="preserve"> </w:t>
      </w:r>
      <w:r w:rsidR="00352BB6" w:rsidRPr="00352BB6">
        <w:rPr>
          <w:rFonts w:ascii="Gotham Book" w:eastAsia="Gotham" w:hAnsi="Gotham Book" w:cs="Gotham"/>
          <w:sz w:val="18"/>
          <w:szCs w:val="18"/>
        </w:rPr>
        <w:t>la innovación y el desarrollo tecnológico en las micro, pequeñas, medianas (</w:t>
      </w:r>
      <w:proofErr w:type="spellStart"/>
      <w:r w:rsidR="00352BB6" w:rsidRPr="00352BB6">
        <w:rPr>
          <w:rFonts w:ascii="Gotham Book" w:eastAsia="Gotham" w:hAnsi="Gotham Book" w:cs="Gotham"/>
          <w:sz w:val="18"/>
          <w:szCs w:val="18"/>
        </w:rPr>
        <w:t>MiPyMEs</w:t>
      </w:r>
      <w:proofErr w:type="spellEnd"/>
      <w:r w:rsidR="00352BB6" w:rsidRPr="00352BB6">
        <w:rPr>
          <w:rFonts w:ascii="Gotham Book" w:eastAsia="Gotham" w:hAnsi="Gotham Book" w:cs="Gotham"/>
          <w:sz w:val="18"/>
          <w:szCs w:val="18"/>
        </w:rPr>
        <w:t>) y grandes empresas del Estado de México, mediante la vinculación con Instituciones de Educación Media Superior, Superior y/o Centros de Investigación, a través del otorgamiento de apoyos económicos que impulsen la colaboración y el fortalecimiento de capacidades tecnológicas y productivas.</w:t>
      </w:r>
    </w:p>
    <w:p w14:paraId="64BC2803" w14:textId="77777777" w:rsidR="00C14D6A" w:rsidRPr="004C37CE" w:rsidRDefault="00C14D6A" w:rsidP="00C14D6A">
      <w:pPr>
        <w:jc w:val="both"/>
        <w:rPr>
          <w:rFonts w:ascii="Gotham Book" w:hAnsi="Gotham Book" w:cs="ArialMT"/>
          <w:sz w:val="18"/>
          <w:szCs w:val="18"/>
        </w:rPr>
      </w:pPr>
    </w:p>
    <w:p w14:paraId="2157DAA0" w14:textId="77777777" w:rsidR="00C14D6A" w:rsidRPr="004C37CE" w:rsidRDefault="00C14D6A" w:rsidP="00C14D6A">
      <w:pPr>
        <w:jc w:val="both"/>
        <w:rPr>
          <w:rFonts w:ascii="Gotham Book" w:hAnsi="Gotham Book" w:cs="ArialMT"/>
          <w:sz w:val="18"/>
          <w:szCs w:val="18"/>
        </w:rPr>
      </w:pPr>
      <w:r w:rsidRPr="004C37CE">
        <w:rPr>
          <w:rFonts w:ascii="Gotham Book" w:hAnsi="Gotham Book" w:cs="ArialMT"/>
          <w:sz w:val="18"/>
          <w:szCs w:val="18"/>
        </w:rPr>
        <w:t xml:space="preserve">Que con fundamento en el artículo 13 en su fracción IV del Reglamento Interno del Consejo Mexiquense de Ciencia y Tecnología, corresponde a la persona titular de la Dirección General, ejecutar los acuerdos y disposiciones que emita la Junta Directiva, dictando las medidas necesarias para su cumplimiento. </w:t>
      </w:r>
    </w:p>
    <w:p w14:paraId="426AF64E" w14:textId="77777777" w:rsidR="00C14D6A" w:rsidRPr="004C37CE" w:rsidRDefault="00C14D6A" w:rsidP="00C14D6A">
      <w:pPr>
        <w:jc w:val="both"/>
        <w:rPr>
          <w:rFonts w:ascii="Gotham Book" w:hAnsi="Gotham Book" w:cs="ArialMT"/>
          <w:sz w:val="18"/>
          <w:szCs w:val="18"/>
        </w:rPr>
      </w:pPr>
    </w:p>
    <w:p w14:paraId="1D910411" w14:textId="4084F47A" w:rsidR="76F8166D" w:rsidRDefault="76F8166D" w:rsidP="76F8166D">
      <w:pPr>
        <w:jc w:val="both"/>
        <w:rPr>
          <w:rFonts w:ascii="Gotham Book" w:eastAsia="Gotham Book" w:hAnsi="Gotham Book" w:cs="Gotham Book"/>
          <w:color w:val="000000" w:themeColor="text1"/>
          <w:sz w:val="18"/>
          <w:szCs w:val="18"/>
          <w:lang w:val="es-ES"/>
        </w:rPr>
      </w:pPr>
      <w:r w:rsidRPr="76F8166D">
        <w:rPr>
          <w:rFonts w:ascii="Gotham Book" w:eastAsia="Gotham Book" w:hAnsi="Gotham Book" w:cs="Gotham Book"/>
          <w:color w:val="000000" w:themeColor="text1"/>
          <w:sz w:val="18"/>
          <w:szCs w:val="18"/>
        </w:rPr>
        <w:t xml:space="preserve">Que mediante el oficio número 228C4301040000L/309/2026 de fecha 11 de marzo de 2026, la Dirección Jurídico Administrativa y de Igualdad de Género del Consejo Mexiquense de Ciencia y Tecnología, emitió su visto bueno respecto a las presentes Reglas de Operación.   </w:t>
      </w:r>
    </w:p>
    <w:p w14:paraId="2CB6E525" w14:textId="184E6C6A" w:rsidR="76F8166D" w:rsidRDefault="76F8166D" w:rsidP="76F8166D">
      <w:pPr>
        <w:jc w:val="both"/>
        <w:rPr>
          <w:rFonts w:ascii="Gotham Book" w:eastAsia="Gotham Book" w:hAnsi="Gotham Book" w:cs="Gotham Book"/>
          <w:color w:val="000000" w:themeColor="text1"/>
          <w:sz w:val="18"/>
          <w:szCs w:val="18"/>
        </w:rPr>
      </w:pPr>
    </w:p>
    <w:p w14:paraId="04979C8E" w14:textId="4ADF77D9" w:rsidR="76F8166D" w:rsidRDefault="76F8166D" w:rsidP="76F8166D">
      <w:pPr>
        <w:jc w:val="both"/>
        <w:rPr>
          <w:rFonts w:ascii="Gotham Book" w:eastAsia="Gotham Book" w:hAnsi="Gotham Book" w:cs="Gotham Book"/>
          <w:color w:val="000000" w:themeColor="text1"/>
          <w:sz w:val="18"/>
          <w:szCs w:val="18"/>
        </w:rPr>
      </w:pPr>
      <w:r w:rsidRPr="76F8166D">
        <w:rPr>
          <w:rFonts w:ascii="Gotham Book" w:eastAsia="Gotham Book" w:hAnsi="Gotham Book" w:cs="Gotham Book"/>
          <w:color w:val="000000" w:themeColor="text1"/>
          <w:sz w:val="18"/>
          <w:szCs w:val="18"/>
        </w:rPr>
        <w:t xml:space="preserve">Que según consta en el Acta de la Cuadragésima Sexta Sesión Extraordinaria de la H. Junta Directiva del Consejo Mexiquense de Ciencia y Tecnología, celebrada en el Municipio de Toluca, Estado de México a los 13 días del mes de marzo del año 2026, las presentes Reglas de Operación fueron aprobadas por unanimidad.  </w:t>
      </w:r>
    </w:p>
    <w:p w14:paraId="4B6FBCB8" w14:textId="33A31003" w:rsidR="76F8166D" w:rsidRDefault="76F8166D" w:rsidP="76F8166D">
      <w:pPr>
        <w:jc w:val="both"/>
        <w:rPr>
          <w:rFonts w:ascii="Gotham Book" w:eastAsia="Gotham Book" w:hAnsi="Gotham Book" w:cs="Gotham Book"/>
          <w:color w:val="000000" w:themeColor="text1"/>
          <w:sz w:val="18"/>
          <w:szCs w:val="18"/>
        </w:rPr>
      </w:pPr>
    </w:p>
    <w:p w14:paraId="0C34D70D" w14:textId="5E2C725D" w:rsidR="00C14D6A" w:rsidRDefault="00C14D6A" w:rsidP="00C14D6A">
      <w:pPr>
        <w:jc w:val="both"/>
        <w:rPr>
          <w:rFonts w:ascii="Gotham Book" w:hAnsi="Gotham Book" w:cs="ArialMT"/>
          <w:sz w:val="18"/>
          <w:szCs w:val="18"/>
        </w:rPr>
      </w:pPr>
      <w:r w:rsidRPr="00277A92">
        <w:rPr>
          <w:rFonts w:ascii="Gotham Book" w:hAnsi="Gotham Book" w:cs="ArialMT"/>
          <w:sz w:val="18"/>
          <w:szCs w:val="18"/>
        </w:rPr>
        <w:t>Que en fecha xx de enero de 2026, la Agencia Digital del Estado de México, emitió el dictamen del análisis del Impacto Regulatorio respectivo a las presentes Reglas de Operación</w:t>
      </w:r>
      <w:r>
        <w:rPr>
          <w:rFonts w:ascii="Gotham Book" w:hAnsi="Gotham Book" w:cs="ArialMT"/>
          <w:sz w:val="18"/>
          <w:szCs w:val="18"/>
        </w:rPr>
        <w:t xml:space="preserve">. </w:t>
      </w:r>
    </w:p>
    <w:p w14:paraId="6A2C48CA" w14:textId="77777777" w:rsidR="00C95044" w:rsidRPr="004C37CE" w:rsidRDefault="00C95044" w:rsidP="00C14D6A">
      <w:pPr>
        <w:jc w:val="both"/>
        <w:rPr>
          <w:rFonts w:ascii="Gotham Book" w:hAnsi="Gotham Book" w:cstheme="minorHAnsi"/>
          <w:bCs/>
          <w:sz w:val="18"/>
          <w:szCs w:val="18"/>
        </w:rPr>
      </w:pPr>
    </w:p>
    <w:p w14:paraId="622ABA3A" w14:textId="77777777" w:rsidR="00C14D6A" w:rsidRPr="004C37CE" w:rsidRDefault="00C14D6A" w:rsidP="00C14D6A">
      <w:pPr>
        <w:jc w:val="both"/>
        <w:rPr>
          <w:rFonts w:ascii="Gotham Book" w:hAnsi="Gotham Book"/>
          <w:sz w:val="18"/>
          <w:szCs w:val="18"/>
        </w:rPr>
      </w:pPr>
      <w:r w:rsidRPr="004C37CE">
        <w:rPr>
          <w:rFonts w:ascii="Gotham Book" w:hAnsi="Gotham Book" w:cs="ArialMT"/>
          <w:sz w:val="18"/>
          <w:szCs w:val="18"/>
        </w:rPr>
        <w:t>Dicho lo anterior, tengo a bien emitir el siguiente:</w:t>
      </w:r>
    </w:p>
    <w:p w14:paraId="1C373F3B" w14:textId="77777777" w:rsidR="00C14D6A" w:rsidRPr="004C37CE" w:rsidRDefault="00C14D6A" w:rsidP="00C14D6A">
      <w:pPr>
        <w:jc w:val="both"/>
        <w:rPr>
          <w:rFonts w:ascii="Gotham Book" w:hAnsi="Gotham Book" w:cstheme="minorHAnsi"/>
          <w:bCs/>
          <w:sz w:val="18"/>
          <w:szCs w:val="18"/>
        </w:rPr>
      </w:pPr>
    </w:p>
    <w:p w14:paraId="0E816D17" w14:textId="271693A4" w:rsidR="00C14D6A" w:rsidRPr="004C37CE" w:rsidRDefault="009809C8" w:rsidP="00C14D6A">
      <w:pPr>
        <w:jc w:val="both"/>
        <w:rPr>
          <w:rFonts w:ascii="Gotham Book" w:hAnsi="Gotham Book" w:cs="ArialMT"/>
          <w:b/>
          <w:sz w:val="18"/>
          <w:szCs w:val="18"/>
        </w:rPr>
      </w:pPr>
      <w:r w:rsidRPr="009809C8">
        <w:rPr>
          <w:rFonts w:ascii="Gotham Book" w:hAnsi="Gotham Book" w:cs="ArialMT"/>
          <w:b/>
          <w:sz w:val="18"/>
          <w:szCs w:val="18"/>
        </w:rPr>
        <w:t xml:space="preserve">ACUERDO DEL DIRECTOR GENERAL </w:t>
      </w:r>
      <w:r w:rsidR="00C14D6A" w:rsidRPr="004C37CE">
        <w:rPr>
          <w:rFonts w:ascii="Gotham Book" w:hAnsi="Gotham Book" w:cs="ArialMT"/>
          <w:b/>
          <w:sz w:val="18"/>
          <w:szCs w:val="18"/>
        </w:rPr>
        <w:t>DEL CONSEJO MEXIQUENSE DE CIENCIA Y TECNOLOGÍA, POR EL QUE SE EMITEN LAS REGLAS DE OPERACIÓN DEL PROGRAMA VINCULACIÓN DE EMPRESAS CON INSTITUCIONES DE EDUCACIÓN MEDIA SUPERIOR, SUPERIOR Y</w:t>
      </w:r>
      <w:r w:rsidR="004F00C3">
        <w:rPr>
          <w:rFonts w:ascii="Gotham Book" w:hAnsi="Gotham Book" w:cs="ArialMT"/>
          <w:b/>
          <w:sz w:val="18"/>
          <w:szCs w:val="18"/>
        </w:rPr>
        <w:t>/O</w:t>
      </w:r>
      <w:r w:rsidR="00C14D6A" w:rsidRPr="004C37CE">
        <w:rPr>
          <w:rFonts w:ascii="Gotham Book" w:hAnsi="Gotham Book" w:cs="ArialMT"/>
          <w:b/>
          <w:sz w:val="18"/>
          <w:szCs w:val="18"/>
        </w:rPr>
        <w:t xml:space="preserve"> CENTROS DE INVESTIGACIÓN, COMECYT, PARA QUEDAR COMO SIGUE:</w:t>
      </w:r>
    </w:p>
    <w:p w14:paraId="1642B6BE" w14:textId="77777777" w:rsidR="00C14D6A" w:rsidRPr="004C37CE" w:rsidRDefault="00C14D6A" w:rsidP="00C14D6A">
      <w:pPr>
        <w:jc w:val="both"/>
        <w:rPr>
          <w:rFonts w:ascii="Gotham Book" w:hAnsi="Gotham Book" w:cstheme="minorHAnsi"/>
          <w:bCs/>
          <w:sz w:val="18"/>
          <w:szCs w:val="18"/>
        </w:rPr>
      </w:pPr>
    </w:p>
    <w:p w14:paraId="18695105" w14:textId="41ABADCC" w:rsidR="00C14D6A" w:rsidRPr="004C37CE" w:rsidRDefault="00C14D6A" w:rsidP="00C14D6A">
      <w:pPr>
        <w:jc w:val="both"/>
        <w:rPr>
          <w:rFonts w:ascii="Gotham Book" w:hAnsi="Gotham Book" w:cs="ArialMT"/>
          <w:b/>
          <w:sz w:val="18"/>
          <w:szCs w:val="18"/>
        </w:rPr>
      </w:pPr>
      <w:r w:rsidRPr="004C37CE">
        <w:rPr>
          <w:rFonts w:ascii="Gotham Book" w:hAnsi="Gotham Book" w:cs="ArialMT"/>
          <w:b/>
          <w:sz w:val="18"/>
          <w:szCs w:val="18"/>
        </w:rPr>
        <w:t xml:space="preserve">REGLAS DE OPERACIÓN DEL PROGRAMA </w:t>
      </w:r>
      <w:bookmarkStart w:id="0" w:name="_Hlk184225337"/>
      <w:r w:rsidRPr="004C37CE">
        <w:rPr>
          <w:rFonts w:ascii="Gotham Book" w:hAnsi="Gotham Book" w:cs="ArialMT"/>
          <w:b/>
          <w:sz w:val="18"/>
          <w:szCs w:val="18"/>
        </w:rPr>
        <w:t>VINCULACIÓN DE EMPRESAS CON INSTITUCIONES DE EDUCACIÓN MEDIA SUPERIOR, SUPERI</w:t>
      </w:r>
      <w:r w:rsidR="004F00C3">
        <w:rPr>
          <w:rFonts w:ascii="Gotham Book" w:hAnsi="Gotham Book" w:cs="ArialMT"/>
          <w:b/>
          <w:sz w:val="18"/>
          <w:szCs w:val="18"/>
        </w:rPr>
        <w:t xml:space="preserve">OR Y/O CENTROS DE INVESTIGACIÓN, </w:t>
      </w:r>
      <w:r w:rsidRPr="004C37CE">
        <w:rPr>
          <w:rFonts w:ascii="Gotham Book" w:hAnsi="Gotham Book" w:cs="ArialMT"/>
          <w:b/>
          <w:sz w:val="18"/>
          <w:szCs w:val="18"/>
        </w:rPr>
        <w:t>COMECYT</w:t>
      </w:r>
      <w:bookmarkEnd w:id="0"/>
    </w:p>
    <w:p w14:paraId="1B55F6EC" w14:textId="77777777" w:rsidR="00C14D6A" w:rsidRPr="004C37CE" w:rsidRDefault="00C14D6A" w:rsidP="00C14D6A">
      <w:pPr>
        <w:jc w:val="both"/>
        <w:rPr>
          <w:rFonts w:ascii="Gotham Book" w:hAnsi="Gotham Book" w:cs="ArialMT"/>
          <w:b/>
          <w:sz w:val="18"/>
          <w:szCs w:val="18"/>
        </w:rPr>
      </w:pPr>
    </w:p>
    <w:p w14:paraId="4BEE87DC" w14:textId="77777777" w:rsidR="00C14D6A" w:rsidRPr="004C37CE" w:rsidRDefault="00C14D6A" w:rsidP="00D05CF5">
      <w:pPr>
        <w:pStyle w:val="Prrafodelista"/>
        <w:numPr>
          <w:ilvl w:val="0"/>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Disposiciones generales</w:t>
      </w:r>
    </w:p>
    <w:p w14:paraId="18DEF1BE" w14:textId="77777777" w:rsidR="00C14D6A" w:rsidRPr="004C37CE" w:rsidRDefault="00C14D6A" w:rsidP="00D05CF5">
      <w:pPr>
        <w:pStyle w:val="Prrafodelista"/>
        <w:numPr>
          <w:ilvl w:val="1"/>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Definición del Programa</w:t>
      </w:r>
    </w:p>
    <w:p w14:paraId="3BECD24D" w14:textId="77777777" w:rsidR="00C14D6A" w:rsidRPr="004C37CE" w:rsidRDefault="00C14D6A" w:rsidP="00C14D6A">
      <w:pPr>
        <w:jc w:val="both"/>
        <w:rPr>
          <w:rFonts w:ascii="Gotham Book" w:eastAsia="Gotham" w:hAnsi="Gotham Book" w:cs="Gotham"/>
          <w:sz w:val="18"/>
          <w:szCs w:val="18"/>
        </w:rPr>
      </w:pPr>
    </w:p>
    <w:p w14:paraId="074CAA5E" w14:textId="648DE760" w:rsidR="00C14D6A" w:rsidRPr="004C37CE" w:rsidRDefault="00C14D6A" w:rsidP="00C14D6A">
      <w:pPr>
        <w:jc w:val="both"/>
        <w:rPr>
          <w:rFonts w:ascii="Gotham Book" w:hAnsi="Gotham Book" w:cstheme="minorHAnsi"/>
          <w:bCs/>
          <w:sz w:val="18"/>
          <w:szCs w:val="18"/>
        </w:rPr>
      </w:pPr>
      <w:r w:rsidRPr="004C37CE">
        <w:rPr>
          <w:rFonts w:ascii="Gotham Book" w:eastAsia="Gotham" w:hAnsi="Gotham Book" w:cs="Gotham"/>
          <w:sz w:val="18"/>
          <w:szCs w:val="18"/>
        </w:rPr>
        <w:t xml:space="preserve">El programa tiene como propósito </w:t>
      </w:r>
      <w:r w:rsidR="00352BB6" w:rsidRPr="00352BB6">
        <w:rPr>
          <w:rFonts w:ascii="Gotham Book" w:hAnsi="Gotham Book" w:cs="ArialMT"/>
          <w:sz w:val="18"/>
          <w:szCs w:val="18"/>
        </w:rPr>
        <w:t>i</w:t>
      </w:r>
      <w:r w:rsidR="00352BB6" w:rsidRPr="00352BB6">
        <w:rPr>
          <w:rFonts w:ascii="Gotham Book" w:eastAsia="Gotham" w:hAnsi="Gotham Book" w:cs="Gotham"/>
          <w:sz w:val="18"/>
          <w:szCs w:val="18"/>
        </w:rPr>
        <w:t>mpulsar</w:t>
      </w:r>
      <w:r w:rsidR="00352BB6" w:rsidRPr="008139C4">
        <w:rPr>
          <w:rFonts w:ascii="Gotham Book" w:eastAsia="Gotham" w:hAnsi="Gotham Book" w:cs="Gotham"/>
          <w:sz w:val="18"/>
          <w:szCs w:val="18"/>
        </w:rPr>
        <w:t xml:space="preserve"> </w:t>
      </w:r>
      <w:r w:rsidR="00352BB6" w:rsidRPr="00352BB6">
        <w:rPr>
          <w:rFonts w:ascii="Gotham Book" w:eastAsia="Gotham" w:hAnsi="Gotham Book" w:cs="Gotham"/>
          <w:sz w:val="18"/>
          <w:szCs w:val="18"/>
        </w:rPr>
        <w:t>la innovación y el desarrollo tecnológico en las micro, pequeñas, medianas (</w:t>
      </w:r>
      <w:proofErr w:type="spellStart"/>
      <w:r w:rsidR="00352BB6" w:rsidRPr="00352BB6">
        <w:rPr>
          <w:rFonts w:ascii="Gotham Book" w:eastAsia="Gotham" w:hAnsi="Gotham Book" w:cs="Gotham"/>
          <w:sz w:val="18"/>
          <w:szCs w:val="18"/>
        </w:rPr>
        <w:t>MiPyMEs</w:t>
      </w:r>
      <w:proofErr w:type="spellEnd"/>
      <w:r w:rsidR="00352BB6" w:rsidRPr="00352BB6">
        <w:rPr>
          <w:rFonts w:ascii="Gotham Book" w:eastAsia="Gotham" w:hAnsi="Gotham Book" w:cs="Gotham"/>
          <w:sz w:val="18"/>
          <w:szCs w:val="18"/>
        </w:rPr>
        <w:t>) y grandes empresas del Estado de México, mediante la vinculación con Instituciones de Educación Media Superior, Superior y/o Centros de Investigación, a través del otorgamiento de apoyos económicos que impulsen la colaboración y el fortalecimiento de capacidades tecnológicas y productivas.</w:t>
      </w:r>
    </w:p>
    <w:p w14:paraId="23309C2F" w14:textId="77777777" w:rsidR="00C14D6A" w:rsidRPr="004C37CE" w:rsidRDefault="00C14D6A" w:rsidP="00C14D6A">
      <w:pPr>
        <w:jc w:val="both"/>
        <w:rPr>
          <w:rFonts w:ascii="Gotham Book" w:eastAsia="Gotham" w:hAnsi="Gotham Book" w:cs="Gotham"/>
          <w:sz w:val="18"/>
          <w:szCs w:val="18"/>
        </w:rPr>
      </w:pPr>
    </w:p>
    <w:p w14:paraId="1AE48E38" w14:textId="77777777" w:rsidR="00C14D6A" w:rsidRPr="004C37CE" w:rsidRDefault="00C14D6A" w:rsidP="00D05CF5">
      <w:pPr>
        <w:pStyle w:val="Prrafodelista"/>
        <w:numPr>
          <w:ilvl w:val="0"/>
          <w:numId w:val="22"/>
        </w:numPr>
        <w:ind w:left="709" w:hanging="709"/>
        <w:jc w:val="both"/>
        <w:rPr>
          <w:rFonts w:ascii="Gotham Book" w:eastAsia="Gotham" w:hAnsi="Gotham Book" w:cs="Gotham"/>
          <w:b/>
          <w:bCs/>
          <w:sz w:val="18"/>
          <w:szCs w:val="18"/>
        </w:rPr>
      </w:pPr>
      <w:r w:rsidRPr="004C37CE">
        <w:rPr>
          <w:rFonts w:ascii="Gotham Book" w:eastAsia="Gotham" w:hAnsi="Gotham Book" w:cs="Gotham"/>
          <w:b/>
          <w:bCs/>
          <w:sz w:val="18"/>
          <w:szCs w:val="18"/>
        </w:rPr>
        <w:t>Derechos o dimensiones que atiende</w:t>
      </w:r>
    </w:p>
    <w:p w14:paraId="4D30B756" w14:textId="0182F425" w:rsidR="00C14D6A" w:rsidRPr="004C37CE" w:rsidRDefault="00CB640B" w:rsidP="00CB640B">
      <w:pPr>
        <w:jc w:val="both"/>
        <w:rPr>
          <w:rFonts w:ascii="Gotham Book" w:eastAsia="Gotham" w:hAnsi="Gotham Book" w:cs="Gotham"/>
          <w:sz w:val="18"/>
          <w:szCs w:val="18"/>
        </w:rPr>
      </w:pPr>
      <w:r>
        <w:rPr>
          <w:rFonts w:ascii="Gotham Book" w:eastAsia="Gotham" w:hAnsi="Gotham Book" w:cs="Gotham"/>
          <w:sz w:val="18"/>
          <w:szCs w:val="18"/>
        </w:rPr>
        <w:t>D</w:t>
      </w:r>
      <w:r w:rsidRPr="00CB640B">
        <w:rPr>
          <w:rFonts w:ascii="Gotham Book" w:eastAsia="Gotham" w:hAnsi="Gotham Book" w:cs="Gotham"/>
          <w:sz w:val="18"/>
          <w:szCs w:val="18"/>
        </w:rPr>
        <w:t>erecho a gozar de los beneficios del desarrollo de la ciencia y la innovación</w:t>
      </w:r>
      <w:r>
        <w:rPr>
          <w:rFonts w:ascii="Gotham Book" w:eastAsia="Gotham" w:hAnsi="Gotham Book" w:cs="Gotham"/>
          <w:sz w:val="18"/>
          <w:szCs w:val="18"/>
        </w:rPr>
        <w:t xml:space="preserve"> </w:t>
      </w:r>
      <w:r w:rsidRPr="00CB640B">
        <w:rPr>
          <w:rFonts w:ascii="Gotham Book" w:eastAsia="Gotham" w:hAnsi="Gotham Book" w:cs="Gotham"/>
          <w:sz w:val="18"/>
          <w:szCs w:val="18"/>
        </w:rPr>
        <w:t>tecnológica</w:t>
      </w:r>
      <w:r>
        <w:rPr>
          <w:rFonts w:ascii="Gotham Book" w:eastAsia="Gotham" w:hAnsi="Gotham Book" w:cs="Gotham"/>
          <w:sz w:val="18"/>
          <w:szCs w:val="18"/>
        </w:rPr>
        <w:t xml:space="preserve">, y a la no discriminación. </w:t>
      </w:r>
    </w:p>
    <w:p w14:paraId="60F63289" w14:textId="77777777" w:rsidR="00C14D6A" w:rsidRPr="004C37CE" w:rsidRDefault="00C14D6A" w:rsidP="00C14D6A">
      <w:pPr>
        <w:jc w:val="both"/>
        <w:rPr>
          <w:rFonts w:ascii="Gotham Book" w:eastAsia="Gotham" w:hAnsi="Gotham Book" w:cs="Gotham"/>
          <w:sz w:val="18"/>
          <w:szCs w:val="18"/>
        </w:rPr>
      </w:pPr>
    </w:p>
    <w:p w14:paraId="5FFD98DF" w14:textId="77777777" w:rsidR="00C14D6A" w:rsidRPr="004C37CE" w:rsidRDefault="00C14D6A" w:rsidP="00D05CF5">
      <w:pPr>
        <w:pStyle w:val="Prrafodelista"/>
        <w:numPr>
          <w:ilvl w:val="0"/>
          <w:numId w:val="22"/>
        </w:numPr>
        <w:ind w:left="709" w:hanging="709"/>
        <w:jc w:val="both"/>
        <w:rPr>
          <w:rFonts w:ascii="Gotham Book" w:eastAsia="Gotham" w:hAnsi="Gotham Book" w:cs="Gotham"/>
          <w:b/>
          <w:bCs/>
          <w:sz w:val="18"/>
          <w:szCs w:val="18"/>
        </w:rPr>
      </w:pPr>
      <w:r w:rsidRPr="004C37CE">
        <w:rPr>
          <w:rFonts w:ascii="Gotham Book" w:eastAsia="Gotham" w:hAnsi="Gotham Book" w:cs="Gotham"/>
          <w:b/>
          <w:bCs/>
          <w:sz w:val="18"/>
          <w:szCs w:val="18"/>
        </w:rPr>
        <w:t>Glosario de términos</w:t>
      </w:r>
    </w:p>
    <w:p w14:paraId="1EDE7A75"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sz w:val="18"/>
          <w:szCs w:val="18"/>
        </w:rPr>
        <w:lastRenderedPageBreak/>
        <w:t>Para efectos de las presentes Reglas de Operación, se entiende por:</w:t>
      </w:r>
    </w:p>
    <w:p w14:paraId="580C8D01" w14:textId="77777777" w:rsidR="00C14D6A" w:rsidRPr="004C37CE" w:rsidRDefault="00C14D6A" w:rsidP="00C14D6A">
      <w:pPr>
        <w:jc w:val="both"/>
        <w:rPr>
          <w:rFonts w:ascii="Gotham Book" w:eastAsia="Gotham" w:hAnsi="Gotham Book" w:cs="Gotham"/>
          <w:sz w:val="18"/>
          <w:szCs w:val="18"/>
        </w:rPr>
      </w:pPr>
    </w:p>
    <w:p w14:paraId="748A4989" w14:textId="77777777" w:rsidR="00C14D6A" w:rsidRPr="004C37CE" w:rsidRDefault="00C14D6A" w:rsidP="00C14D6A">
      <w:pPr>
        <w:jc w:val="both"/>
        <w:rPr>
          <w:rFonts w:ascii="Gotham Book" w:eastAsia="Gotham" w:hAnsi="Gotham Book" w:cs="Gotham"/>
          <w:sz w:val="18"/>
          <w:szCs w:val="18"/>
        </w:rPr>
      </w:pPr>
      <w:r w:rsidRPr="004C37CE">
        <w:rPr>
          <w:rStyle w:val="Textoennegrita"/>
          <w:rFonts w:ascii="Gotham Book" w:eastAsia="Gotham" w:hAnsi="Gotham Book" w:cs="Gotham"/>
          <w:sz w:val="18"/>
          <w:szCs w:val="18"/>
        </w:rPr>
        <w:t>Acta de Cierre:</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al </w:t>
      </w:r>
      <w:r w:rsidRPr="004C37CE">
        <w:rPr>
          <w:rFonts w:ascii="Gotham Book" w:eastAsia="Gotham" w:hAnsi="Gotham Book" w:cs="Gotham"/>
          <w:sz w:val="18"/>
          <w:szCs w:val="18"/>
        </w:rPr>
        <w:t>documento que acredita el cumplimiento de las obligaciones establecidas en el Convenio de Asignación de Recursos por parte de la Persona Beneficiaria.</w:t>
      </w:r>
    </w:p>
    <w:p w14:paraId="7833F55E" w14:textId="77777777" w:rsidR="00C14D6A" w:rsidRPr="004C37CE" w:rsidRDefault="00C14D6A" w:rsidP="00C14D6A">
      <w:pPr>
        <w:jc w:val="both"/>
        <w:rPr>
          <w:rFonts w:ascii="Gotham Book" w:eastAsia="Gotham" w:hAnsi="Gotham Book" w:cs="Gotham"/>
          <w:sz w:val="18"/>
          <w:szCs w:val="18"/>
        </w:rPr>
      </w:pPr>
    </w:p>
    <w:p w14:paraId="7E6945E4"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Apoyo:</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al </w:t>
      </w:r>
      <w:r w:rsidRPr="004C37CE">
        <w:rPr>
          <w:rFonts w:ascii="Gotham Book" w:eastAsia="Gotham" w:hAnsi="Gotham Book" w:cs="Gotham"/>
          <w:sz w:val="18"/>
          <w:szCs w:val="18"/>
        </w:rPr>
        <w:t>recurso económico que el COMECYT otorgará, mediante ministraciones, a la Persona Beneficiaria para la realización del proyecto de desarrollo y/o innovación tecnológica, conforme a lo establecido en las presentes Reglas de Operación, la Convocatoria correspondiente y la disponibilidad presupuestal y líquida del COMECYT.</w:t>
      </w:r>
    </w:p>
    <w:p w14:paraId="27AB348A" w14:textId="77777777" w:rsidR="00C14D6A" w:rsidRPr="004C37CE" w:rsidRDefault="00C14D6A" w:rsidP="00C14D6A">
      <w:pPr>
        <w:jc w:val="both"/>
        <w:rPr>
          <w:rFonts w:ascii="Gotham Book" w:eastAsia="Gotham" w:hAnsi="Gotham Book" w:cs="Gotham"/>
          <w:sz w:val="18"/>
          <w:szCs w:val="18"/>
        </w:rPr>
      </w:pPr>
    </w:p>
    <w:p w14:paraId="6E0B5D95"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Centros de Investigación:</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 los </w:t>
      </w:r>
      <w:r w:rsidRPr="004C37CE">
        <w:rPr>
          <w:rFonts w:ascii="Gotham Book" w:eastAsia="Gotham" w:hAnsi="Gotham Book" w:cs="Gotham"/>
          <w:sz w:val="18"/>
          <w:szCs w:val="18"/>
        </w:rPr>
        <w:t>centros públicos y privados que tienen como objetivo principal: divulgar en la sociedad la ciencia y tecnología; así como innovar en la generación, desarrollo, asimilación y aplicación del conocimiento.</w:t>
      </w:r>
    </w:p>
    <w:p w14:paraId="451219F6" w14:textId="77777777" w:rsidR="00C14D6A" w:rsidRPr="004C37CE" w:rsidRDefault="00C14D6A" w:rsidP="00C14D6A">
      <w:pPr>
        <w:jc w:val="both"/>
        <w:rPr>
          <w:rFonts w:ascii="Gotham Book" w:eastAsia="Gotham" w:hAnsi="Gotham Book" w:cs="Gotham"/>
          <w:sz w:val="18"/>
          <w:szCs w:val="18"/>
        </w:rPr>
      </w:pPr>
    </w:p>
    <w:p w14:paraId="627ABD85"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COMECYT:</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al </w:t>
      </w:r>
      <w:r w:rsidRPr="004C37CE">
        <w:rPr>
          <w:rFonts w:ascii="Gotham Book" w:eastAsia="Gotham" w:hAnsi="Gotham Book" w:cs="Gotham"/>
          <w:sz w:val="18"/>
          <w:szCs w:val="18"/>
        </w:rPr>
        <w:t>Consejo Mexiquense de Ciencia y Tecnología.</w:t>
      </w:r>
    </w:p>
    <w:p w14:paraId="19C57847" w14:textId="77777777" w:rsidR="00C14D6A" w:rsidRPr="004C37CE" w:rsidRDefault="00C14D6A" w:rsidP="00C14D6A">
      <w:pPr>
        <w:jc w:val="both"/>
        <w:rPr>
          <w:rFonts w:ascii="Gotham Book" w:eastAsia="Gotham" w:hAnsi="Gotham Book" w:cs="Gotham"/>
          <w:sz w:val="18"/>
          <w:szCs w:val="18"/>
        </w:rPr>
      </w:pPr>
    </w:p>
    <w:p w14:paraId="47A3F0EB" w14:textId="2FD174DD"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Comisión Evaluadora:</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al </w:t>
      </w:r>
      <w:r w:rsidRPr="00CB0E0B">
        <w:rPr>
          <w:rFonts w:ascii="Gotham Book" w:eastAsia="Gotham" w:hAnsi="Gotham Book" w:cs="Gotham"/>
          <w:sz w:val="18"/>
          <w:szCs w:val="18"/>
        </w:rPr>
        <w:t>Órgano colegiado integrado por personas profesionales con experiencia y conocimientos especializados en los sectores o áreas temáticas de los proyectos presentados, responsable de realizar la evaluación técnica presencial o virtual de las propuestas que hayan aprobado la primera etapa de evaluación, así como de emitir recome</w:t>
      </w:r>
      <w:r>
        <w:rPr>
          <w:rFonts w:ascii="Gotham Book" w:eastAsia="Gotham" w:hAnsi="Gotham Book" w:cs="Gotham"/>
          <w:sz w:val="18"/>
          <w:szCs w:val="18"/>
        </w:rPr>
        <w:t>ndaciones para su dictaminación</w:t>
      </w:r>
      <w:r w:rsidRPr="004C37CE">
        <w:rPr>
          <w:rFonts w:ascii="Gotham Book" w:eastAsia="Gotham" w:hAnsi="Gotham Book" w:cs="Gotham"/>
          <w:sz w:val="18"/>
          <w:szCs w:val="18"/>
        </w:rPr>
        <w:t>.</w:t>
      </w:r>
      <w:r>
        <w:rPr>
          <w:rFonts w:ascii="Gotham Book" w:eastAsia="Gotham" w:hAnsi="Gotham Book" w:cs="Gotham"/>
          <w:sz w:val="18"/>
          <w:szCs w:val="18"/>
        </w:rPr>
        <w:t xml:space="preserve"> </w:t>
      </w:r>
    </w:p>
    <w:p w14:paraId="775E38E4" w14:textId="77777777" w:rsidR="00C14D6A" w:rsidRPr="004C37CE" w:rsidRDefault="00C14D6A" w:rsidP="00C14D6A">
      <w:pPr>
        <w:jc w:val="both"/>
        <w:rPr>
          <w:rFonts w:ascii="Gotham Book" w:eastAsia="Gotham" w:hAnsi="Gotham Book" w:cs="Gotham"/>
          <w:sz w:val="18"/>
          <w:szCs w:val="18"/>
        </w:rPr>
      </w:pPr>
    </w:p>
    <w:p w14:paraId="74B974A4" w14:textId="65FCA74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Comité de Admisión y Seguimiento:</w:t>
      </w:r>
      <w:r w:rsidRPr="004C37CE">
        <w:rPr>
          <w:rFonts w:ascii="Gotham Book" w:eastAsia="Gotham" w:hAnsi="Gotham Book" w:cs="Gotham"/>
          <w:sz w:val="18"/>
          <w:szCs w:val="18"/>
        </w:rPr>
        <w:t xml:space="preserve"> </w:t>
      </w:r>
      <w:r>
        <w:rPr>
          <w:rFonts w:ascii="Gotham Book" w:eastAsia="Gotham" w:hAnsi="Gotham Book" w:cs="Gotham"/>
          <w:sz w:val="18"/>
          <w:szCs w:val="18"/>
        </w:rPr>
        <w:t>al Ó</w:t>
      </w:r>
      <w:r w:rsidRPr="00E30741">
        <w:rPr>
          <w:rFonts w:ascii="Gotham Book" w:eastAsia="Gotham" w:hAnsi="Gotham Book" w:cs="Gotham"/>
          <w:sz w:val="18"/>
          <w:szCs w:val="18"/>
        </w:rPr>
        <w:t>rgano colegiado del COMECYT, integrado por su persona titular, la persona titular de la Dirección de Desarrollo Tecnológico y Vinculación, cinco vocalías de dependencias públicas, sociedad civil o instituciones académicas, y la persona titular del Órgano Interno de Control. Es responsable de analizar, dictaminar y dar seguimiento a los apoyos y proyectos de los programas operados por la Dirección de Desarrollo Tecnológico y Vinculación del COMECYT.</w:t>
      </w:r>
    </w:p>
    <w:p w14:paraId="09BCB47D" w14:textId="77777777" w:rsidR="00C14D6A" w:rsidRPr="004C37CE" w:rsidRDefault="00C14D6A" w:rsidP="00C14D6A">
      <w:pPr>
        <w:jc w:val="both"/>
        <w:rPr>
          <w:rFonts w:ascii="Gotham Book" w:eastAsia="Gotham" w:hAnsi="Gotham Book" w:cs="Gotham"/>
          <w:sz w:val="18"/>
          <w:szCs w:val="18"/>
        </w:rPr>
      </w:pPr>
    </w:p>
    <w:p w14:paraId="2764CB18"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Convenio de Asignación de Recursos:</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al </w:t>
      </w:r>
      <w:r w:rsidRPr="004C37CE">
        <w:rPr>
          <w:rFonts w:ascii="Gotham Book" w:eastAsia="Gotham" w:hAnsi="Gotham Book" w:cs="Gotham"/>
          <w:sz w:val="18"/>
          <w:szCs w:val="18"/>
        </w:rPr>
        <w:t>instrumento jurídico celebrado entre el COMECYT y la Persona Beneficiaria, mediante el cual se establecen las condiciones y lineamientos para el otorgamiento del apoyo económico.</w:t>
      </w:r>
    </w:p>
    <w:p w14:paraId="60D02D96" w14:textId="77777777" w:rsidR="00C14D6A" w:rsidRPr="004C37CE" w:rsidRDefault="00C14D6A" w:rsidP="00C14D6A">
      <w:pPr>
        <w:jc w:val="both"/>
        <w:rPr>
          <w:rFonts w:ascii="Gotham Book" w:eastAsia="Gotham" w:hAnsi="Gotham Book" w:cs="Gotham"/>
          <w:sz w:val="18"/>
          <w:szCs w:val="18"/>
        </w:rPr>
      </w:pPr>
    </w:p>
    <w:p w14:paraId="2D71B37A" w14:textId="77777777" w:rsidR="00C14D6A"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Convenio de Terminación Anticipada:</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al </w:t>
      </w:r>
      <w:r w:rsidRPr="004C37CE">
        <w:rPr>
          <w:rFonts w:ascii="Gotham Book" w:eastAsia="Gotham" w:hAnsi="Gotham Book" w:cs="Gotham"/>
          <w:sz w:val="18"/>
          <w:szCs w:val="18"/>
        </w:rPr>
        <w:t>instrumento jurídico mediante el cual ambas partes, el COMECYT y la persona beneficiaria, acuerdan dar por concluido el proyecto ya finalizado antes de la fecha estipulada en el Convenio de Asignación de Recursos</w:t>
      </w:r>
      <w:r>
        <w:rPr>
          <w:rFonts w:ascii="Gotham Book" w:eastAsia="Gotham" w:hAnsi="Gotham Book" w:cs="Gotham"/>
          <w:sz w:val="18"/>
          <w:szCs w:val="18"/>
        </w:rPr>
        <w:t xml:space="preserve">. </w:t>
      </w:r>
    </w:p>
    <w:p w14:paraId="7DFF1CF1" w14:textId="77777777" w:rsidR="00C14D6A" w:rsidRDefault="00C14D6A" w:rsidP="00C14D6A">
      <w:pPr>
        <w:jc w:val="both"/>
        <w:rPr>
          <w:rFonts w:ascii="Gotham Book" w:eastAsia="Gotham" w:hAnsi="Gotham Book" w:cs="Gotham"/>
          <w:sz w:val="18"/>
          <w:szCs w:val="18"/>
        </w:rPr>
      </w:pPr>
    </w:p>
    <w:p w14:paraId="3F0650A6" w14:textId="77777777" w:rsidR="00C14D6A" w:rsidRPr="004C37CE" w:rsidRDefault="00C14D6A" w:rsidP="00C14D6A">
      <w:pPr>
        <w:jc w:val="both"/>
        <w:rPr>
          <w:rFonts w:ascii="Gotham Book" w:eastAsia="Gotham" w:hAnsi="Gotham Book" w:cs="Gotham"/>
          <w:sz w:val="18"/>
          <w:szCs w:val="18"/>
        </w:rPr>
      </w:pPr>
      <w:r w:rsidRPr="008E3DCE">
        <w:rPr>
          <w:rFonts w:ascii="Gotham Book" w:eastAsia="Gotham" w:hAnsi="Gotham Book" w:cs="Gotham"/>
          <w:b/>
          <w:sz w:val="18"/>
          <w:szCs w:val="18"/>
        </w:rPr>
        <w:t>Convenio Modificatorio:</w:t>
      </w:r>
      <w:r>
        <w:rPr>
          <w:rFonts w:ascii="Gotham Book" w:eastAsia="Gotham" w:hAnsi="Gotham Book" w:cs="Gotham"/>
          <w:sz w:val="18"/>
          <w:szCs w:val="18"/>
        </w:rPr>
        <w:t xml:space="preserve"> </w:t>
      </w:r>
      <w:r w:rsidRPr="008E3DCE">
        <w:rPr>
          <w:rFonts w:ascii="Gotham Book" w:eastAsia="Gotham" w:hAnsi="Gotham Book" w:cs="Gotham"/>
          <w:sz w:val="18"/>
          <w:szCs w:val="18"/>
        </w:rPr>
        <w:t>Al instrumento jurídico suscrito entre el COMECYT y la Persona Beneficiaria, mediante el cual se formalizan modificaciones al Convenio de Asignación de Recursos previamente celebrado, derivadas de causas justificadas, tales como ajustes en el plan de trabajo, presupuesto, plazos de ejecución o demás condiciones necesarias para el adecuado desarrollo del Proyecto, conforme a lo establecido en las presentes Reglas de Operació</w:t>
      </w:r>
      <w:r>
        <w:rPr>
          <w:rFonts w:ascii="Gotham Book" w:eastAsia="Gotham" w:hAnsi="Gotham Book" w:cs="Gotham"/>
          <w:sz w:val="18"/>
          <w:szCs w:val="18"/>
        </w:rPr>
        <w:t xml:space="preserve">n. </w:t>
      </w:r>
    </w:p>
    <w:p w14:paraId="7050B6F6" w14:textId="77777777" w:rsidR="00C14D6A" w:rsidRPr="004C37CE" w:rsidRDefault="00C14D6A" w:rsidP="00C14D6A">
      <w:pPr>
        <w:jc w:val="both"/>
        <w:rPr>
          <w:rFonts w:ascii="Gotham Book" w:eastAsia="Gotham" w:hAnsi="Gotham Book" w:cs="Gotham"/>
          <w:sz w:val="18"/>
          <w:szCs w:val="18"/>
        </w:rPr>
      </w:pPr>
    </w:p>
    <w:p w14:paraId="6387E038" w14:textId="77777777" w:rsidR="00C14D6A" w:rsidRPr="004C37CE" w:rsidRDefault="00C14D6A" w:rsidP="00C14D6A">
      <w:pPr>
        <w:jc w:val="both"/>
        <w:rPr>
          <w:rFonts w:ascii="Gotham Book" w:eastAsia="Gotham" w:hAnsi="Gotham Book" w:cs="Gotham"/>
          <w:i/>
          <w:sz w:val="18"/>
          <w:szCs w:val="18"/>
        </w:rPr>
      </w:pPr>
      <w:r w:rsidRPr="004C37CE">
        <w:rPr>
          <w:rFonts w:ascii="Gotham Book" w:eastAsia="Gotham" w:hAnsi="Gotham Book" w:cs="Gotham"/>
          <w:b/>
          <w:bCs/>
          <w:sz w:val="18"/>
          <w:szCs w:val="18"/>
        </w:rPr>
        <w:t>Convocatoria:</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al </w:t>
      </w:r>
      <w:r w:rsidRPr="004C37CE">
        <w:rPr>
          <w:rFonts w:ascii="Gotham Book" w:eastAsia="Gotham" w:hAnsi="Gotham Book" w:cs="Gotham"/>
          <w:sz w:val="18"/>
          <w:szCs w:val="18"/>
        </w:rPr>
        <w:t xml:space="preserve">instrumento que establece los requisitos, lineamientos y documentos que deberán cumplir las personas solicitantes que aspiren a obtener el apoyo, en el marco del Programa Vinculación de Empresas con Instituciones de Educación Media Superior, Superior y/o Centros de Investigación </w:t>
      </w:r>
      <w:r w:rsidRPr="004C37CE">
        <w:rPr>
          <w:rStyle w:val="nfasis"/>
          <w:rFonts w:ascii="Gotham Book" w:eastAsia="Gotham" w:hAnsi="Gotham Book" w:cs="Gotham"/>
          <w:sz w:val="18"/>
          <w:szCs w:val="18"/>
        </w:rPr>
        <w:t>COMECYT</w:t>
      </w:r>
      <w:r w:rsidRPr="004C37CE">
        <w:rPr>
          <w:rFonts w:ascii="Gotham Book" w:eastAsia="Gotham" w:hAnsi="Gotham Book" w:cs="Gotham"/>
          <w:i/>
          <w:sz w:val="18"/>
          <w:szCs w:val="18"/>
        </w:rPr>
        <w:t>.</w:t>
      </w:r>
    </w:p>
    <w:p w14:paraId="6EB1B110" w14:textId="77777777" w:rsidR="00C14D6A" w:rsidRPr="004C37CE" w:rsidRDefault="00C14D6A" w:rsidP="00C14D6A">
      <w:pPr>
        <w:jc w:val="both"/>
        <w:rPr>
          <w:rFonts w:ascii="Gotham Book" w:eastAsia="Gotham" w:hAnsi="Gotham Book" w:cs="Gotham"/>
          <w:sz w:val="18"/>
          <w:szCs w:val="18"/>
        </w:rPr>
      </w:pPr>
    </w:p>
    <w:p w14:paraId="31E2A228"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Desarrollo Tecnológico:</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al </w:t>
      </w:r>
      <w:r w:rsidRPr="004C37CE">
        <w:rPr>
          <w:rFonts w:ascii="Gotham Book" w:eastAsia="Gotham" w:hAnsi="Gotham Book" w:cs="Gotham"/>
          <w:sz w:val="18"/>
          <w:szCs w:val="18"/>
        </w:rPr>
        <w:t>resultado de la aplicación sistemática de conocimientos científicos, tecnológicos y/o prácticos que conduce a la generación de prototipos o a mejoras sustantivas de bienes o procesos existentes, independientemente de su implementación o comercialización inmediata</w:t>
      </w:r>
    </w:p>
    <w:p w14:paraId="5E73AF5F" w14:textId="77777777" w:rsidR="00C14D6A" w:rsidRPr="004C37CE" w:rsidRDefault="00C14D6A" w:rsidP="00C14D6A">
      <w:pPr>
        <w:jc w:val="both"/>
        <w:rPr>
          <w:rFonts w:ascii="Gotham Book" w:eastAsia="Gotham" w:hAnsi="Gotham Book" w:cs="Gotham"/>
          <w:sz w:val="18"/>
          <w:szCs w:val="18"/>
        </w:rPr>
      </w:pPr>
    </w:p>
    <w:p w14:paraId="171BBD5C"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Dirección de Desarrollo Tecnológico y Vinculación:</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 la </w:t>
      </w:r>
      <w:r w:rsidRPr="004C37CE">
        <w:rPr>
          <w:rFonts w:ascii="Gotham Book" w:eastAsia="Gotham" w:hAnsi="Gotham Book" w:cs="Gotham"/>
          <w:sz w:val="18"/>
          <w:szCs w:val="18"/>
        </w:rPr>
        <w:t>unidad sustantiva del COMECYT responsable de diseñar, planear, ejecutar, difundir y monitorear los programas de apoyo que fomenten la investigación aplicada, el desarrollo tecnológico y la innovación.</w:t>
      </w:r>
    </w:p>
    <w:p w14:paraId="1E3C30D7" w14:textId="77777777" w:rsidR="00C14D6A" w:rsidRPr="004C37CE" w:rsidRDefault="00C14D6A" w:rsidP="00C14D6A">
      <w:pPr>
        <w:jc w:val="both"/>
        <w:rPr>
          <w:rFonts w:ascii="Gotham Book" w:eastAsia="Gotham" w:hAnsi="Gotham Book" w:cs="Gotham"/>
          <w:sz w:val="18"/>
          <w:szCs w:val="18"/>
        </w:rPr>
      </w:pPr>
    </w:p>
    <w:p w14:paraId="062A6759"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Empresa:</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 la </w:t>
      </w:r>
      <w:r w:rsidRPr="004C37CE">
        <w:rPr>
          <w:rFonts w:ascii="Gotham Book" w:eastAsia="Gotham" w:hAnsi="Gotham Book" w:cs="Gotham"/>
          <w:sz w:val="18"/>
          <w:szCs w:val="18"/>
        </w:rPr>
        <w:t>unidad económica dedicada a la producción o distribución de bienes y servicios en los sectores establecidos en la Convocatoria. Podrá ser micro, pequeña, mediana o grande, legalmente constituida y con un mínimo de dos años de establecimiento y/u operación en el Estado de México.</w:t>
      </w:r>
    </w:p>
    <w:p w14:paraId="23CB8080" w14:textId="77777777" w:rsidR="00C14D6A" w:rsidRPr="004C37CE" w:rsidRDefault="00C14D6A" w:rsidP="00C14D6A">
      <w:pPr>
        <w:jc w:val="both"/>
        <w:rPr>
          <w:rFonts w:ascii="Gotham Book" w:eastAsia="Gotham" w:hAnsi="Gotham Book" w:cs="Gotham"/>
          <w:sz w:val="18"/>
          <w:szCs w:val="18"/>
        </w:rPr>
      </w:pPr>
    </w:p>
    <w:p w14:paraId="510D66B2"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Ficha Técnica:</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al </w:t>
      </w:r>
      <w:r w:rsidRPr="004C37CE">
        <w:rPr>
          <w:rFonts w:ascii="Gotham Book" w:eastAsia="Gotham" w:hAnsi="Gotham Book" w:cs="Gotham"/>
          <w:sz w:val="18"/>
          <w:szCs w:val="18"/>
        </w:rPr>
        <w:t>formato establecido por la Dirección de Desarrollo Tecnológico y Vinculación para la estructuración y presentación de la Propuesta en el marco de la Convocatoria correspondiente del Programa.</w:t>
      </w:r>
    </w:p>
    <w:p w14:paraId="0A299D59" w14:textId="77777777" w:rsidR="00C14D6A" w:rsidRPr="004C37CE" w:rsidRDefault="00C14D6A" w:rsidP="00C14D6A">
      <w:pPr>
        <w:jc w:val="both"/>
        <w:rPr>
          <w:rFonts w:ascii="Gotham Book" w:eastAsia="Gotham" w:hAnsi="Gotham Book" w:cs="Gotham"/>
          <w:sz w:val="18"/>
          <w:szCs w:val="18"/>
        </w:rPr>
      </w:pPr>
    </w:p>
    <w:p w14:paraId="79861B45"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lastRenderedPageBreak/>
        <w:t xml:space="preserve">Garantía de cumplimiento: </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 la </w:t>
      </w:r>
      <w:r w:rsidRPr="004C37CE">
        <w:rPr>
          <w:rFonts w:ascii="Gotham Book" w:eastAsia="Gotham" w:hAnsi="Gotham Book" w:cs="Gotham"/>
          <w:sz w:val="18"/>
          <w:szCs w:val="18"/>
        </w:rPr>
        <w:t>Fianza que la Persona Beneficiaria deberá entregar a la persona titular de la Dirección de Desarrollo Tecnológico y Vinculación, de conformidad con las presentes Reglas de Operación, con el fin de garantizar el uso adecuado del apoyo otorgado.</w:t>
      </w:r>
    </w:p>
    <w:p w14:paraId="28D13242" w14:textId="77777777" w:rsidR="00C14D6A" w:rsidRPr="004C37CE" w:rsidRDefault="00C14D6A" w:rsidP="00C14D6A">
      <w:pPr>
        <w:jc w:val="both"/>
        <w:rPr>
          <w:rFonts w:ascii="Gotham Book" w:eastAsia="Gotham" w:hAnsi="Gotham Book" w:cs="Gotham"/>
          <w:sz w:val="18"/>
          <w:szCs w:val="18"/>
        </w:rPr>
      </w:pPr>
    </w:p>
    <w:p w14:paraId="7C81E21E"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IMPI:</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al </w:t>
      </w:r>
      <w:r w:rsidRPr="004C37CE">
        <w:rPr>
          <w:rFonts w:ascii="Gotham Book" w:eastAsia="Gotham" w:hAnsi="Gotham Book" w:cs="Gotham"/>
          <w:sz w:val="18"/>
          <w:szCs w:val="18"/>
        </w:rPr>
        <w:t>Instituto Mexicano de la Propiedad Industrial.</w:t>
      </w:r>
    </w:p>
    <w:p w14:paraId="1DCC986E" w14:textId="77777777" w:rsidR="00C14D6A" w:rsidRPr="004C37CE" w:rsidRDefault="00C14D6A" w:rsidP="00C14D6A">
      <w:pPr>
        <w:jc w:val="both"/>
        <w:rPr>
          <w:rFonts w:ascii="Gotham Book" w:eastAsia="Gotham" w:hAnsi="Gotham Book" w:cs="Gotham"/>
          <w:sz w:val="18"/>
          <w:szCs w:val="18"/>
        </w:rPr>
      </w:pPr>
    </w:p>
    <w:p w14:paraId="4D006D6E"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 xml:space="preserve">Innovación: </w:t>
      </w:r>
      <w:r w:rsidRPr="00AC02AA">
        <w:rPr>
          <w:rFonts w:ascii="Gotham Book" w:eastAsia="Gotham" w:hAnsi="Gotham Book" w:cs="Gotham"/>
          <w:bCs/>
          <w:sz w:val="18"/>
          <w:szCs w:val="18"/>
        </w:rPr>
        <w:t>al</w:t>
      </w:r>
      <w:r>
        <w:rPr>
          <w:rFonts w:ascii="Gotham Book" w:eastAsia="Gotham" w:hAnsi="Gotham Book" w:cs="Gotham"/>
          <w:b/>
          <w:bCs/>
          <w:sz w:val="18"/>
          <w:szCs w:val="18"/>
        </w:rPr>
        <w:t xml:space="preserve"> </w:t>
      </w:r>
      <w:r w:rsidRPr="004C37CE">
        <w:rPr>
          <w:rFonts w:ascii="Gotham Book" w:eastAsia="Gotham" w:hAnsi="Gotham Book" w:cs="Gotham"/>
          <w:sz w:val="18"/>
          <w:szCs w:val="18"/>
        </w:rPr>
        <w:t>proceso alineado con la sostenibilidad social y ambiental que combina una oportunidad de mercado con una necesidad y/o una invención tecnológica, con el propósito de desarrollar, producir, comercializar o explotar un nuevo proceso, producto, actividad comercial, modelo de negocio, de logística o servicio al cliente.</w:t>
      </w:r>
    </w:p>
    <w:p w14:paraId="2472FB04" w14:textId="77777777" w:rsidR="00C14D6A" w:rsidRPr="004C37CE" w:rsidRDefault="00C14D6A" w:rsidP="00C14D6A">
      <w:pPr>
        <w:jc w:val="both"/>
        <w:rPr>
          <w:rFonts w:ascii="Gotham Book" w:eastAsia="Gotham" w:hAnsi="Gotham Book" w:cs="Gotham"/>
          <w:sz w:val="18"/>
          <w:szCs w:val="18"/>
        </w:rPr>
      </w:pPr>
    </w:p>
    <w:p w14:paraId="6A148B10" w14:textId="6E04E60E"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Instancia Administrativa:</w:t>
      </w:r>
      <w:r>
        <w:rPr>
          <w:rFonts w:ascii="Gotham Book" w:eastAsia="Gotham" w:hAnsi="Gotham Book" w:cs="Gotham"/>
          <w:b/>
          <w:bCs/>
          <w:sz w:val="18"/>
          <w:szCs w:val="18"/>
        </w:rPr>
        <w:t xml:space="preserve"> </w:t>
      </w:r>
      <w:r w:rsidRPr="00AC02AA">
        <w:rPr>
          <w:rFonts w:ascii="Gotham Book" w:eastAsia="Gotham" w:hAnsi="Gotham Book" w:cs="Gotham"/>
          <w:bCs/>
          <w:sz w:val="18"/>
          <w:szCs w:val="18"/>
        </w:rPr>
        <w:t>a la</w:t>
      </w:r>
      <w:r w:rsidRPr="004C37CE">
        <w:rPr>
          <w:rFonts w:ascii="Gotham Book" w:eastAsia="Gotham" w:hAnsi="Gotham Book" w:cs="Gotham"/>
          <w:sz w:val="18"/>
          <w:szCs w:val="18"/>
        </w:rPr>
        <w:t xml:space="preserve"> Secretaría de la Contraloría del Gobierno del Estado de México</w:t>
      </w:r>
      <w:r w:rsidR="00597C2B">
        <w:rPr>
          <w:rFonts w:ascii="Gotham Book" w:eastAsia="Gotham" w:hAnsi="Gotham Book" w:cs="Gotham"/>
          <w:sz w:val="18"/>
          <w:szCs w:val="18"/>
        </w:rPr>
        <w:t xml:space="preserve">, </w:t>
      </w:r>
      <w:r w:rsidR="00597C2B" w:rsidRPr="004C37CE">
        <w:rPr>
          <w:rFonts w:ascii="Gotham Book" w:eastAsia="Gotham" w:hAnsi="Gotham Book" w:cs="Gotham"/>
          <w:sz w:val="18"/>
          <w:szCs w:val="18"/>
        </w:rPr>
        <w:t>a través del</w:t>
      </w:r>
      <w:r w:rsidRPr="004C37CE">
        <w:rPr>
          <w:rFonts w:ascii="Gotham Book" w:eastAsia="Gotham" w:hAnsi="Gotham Book" w:cs="Gotham"/>
          <w:sz w:val="18"/>
          <w:szCs w:val="18"/>
        </w:rPr>
        <w:t xml:space="preserve"> el Órgano Interno de Control del COMECYT.</w:t>
      </w:r>
    </w:p>
    <w:p w14:paraId="3127D103" w14:textId="77777777" w:rsidR="00C14D6A" w:rsidRPr="004C37CE" w:rsidRDefault="00C14D6A" w:rsidP="00C14D6A">
      <w:pPr>
        <w:jc w:val="both"/>
        <w:rPr>
          <w:rFonts w:ascii="Gotham Book" w:eastAsia="Gotham" w:hAnsi="Gotham Book" w:cs="Gotham"/>
          <w:sz w:val="18"/>
          <w:szCs w:val="18"/>
        </w:rPr>
      </w:pPr>
    </w:p>
    <w:p w14:paraId="5F8A1EA7"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 xml:space="preserve">Instancia Ejecutora: </w:t>
      </w:r>
      <w:r w:rsidRPr="008057DA">
        <w:rPr>
          <w:rFonts w:ascii="Gotham Book" w:eastAsia="Gotham" w:hAnsi="Gotham Book" w:cs="Gotham"/>
          <w:sz w:val="18"/>
          <w:szCs w:val="18"/>
        </w:rPr>
        <w:t>a la</w:t>
      </w:r>
      <w:r>
        <w:rPr>
          <w:rFonts w:ascii="Gotham Book" w:eastAsia="Gotham" w:hAnsi="Gotham Book" w:cs="Gotham"/>
          <w:b/>
          <w:bCs/>
          <w:sz w:val="18"/>
          <w:szCs w:val="18"/>
        </w:rPr>
        <w:t xml:space="preserve"> </w:t>
      </w:r>
      <w:r w:rsidRPr="004C37CE">
        <w:rPr>
          <w:rFonts w:ascii="Gotham Book" w:eastAsia="Gotham" w:hAnsi="Gotham Book" w:cs="Gotham"/>
          <w:sz w:val="18"/>
          <w:szCs w:val="18"/>
        </w:rPr>
        <w:t xml:space="preserve">Dirección de Desarrollo Tecnológico y Vinculación, a través del Departamento de Desarrollo Tecnológico. </w:t>
      </w:r>
    </w:p>
    <w:p w14:paraId="50C6E035" w14:textId="77777777" w:rsidR="00C14D6A" w:rsidRPr="004C37CE" w:rsidRDefault="00C14D6A" w:rsidP="00C14D6A">
      <w:pPr>
        <w:jc w:val="both"/>
        <w:rPr>
          <w:rFonts w:ascii="Gotham Book" w:eastAsia="Gotham" w:hAnsi="Gotham Book" w:cs="Gotham"/>
          <w:b/>
          <w:bCs/>
          <w:sz w:val="18"/>
          <w:szCs w:val="18"/>
        </w:rPr>
      </w:pPr>
      <w:r w:rsidRPr="004C37CE">
        <w:rPr>
          <w:rFonts w:ascii="Gotham Book" w:eastAsia="Gotham" w:hAnsi="Gotham Book" w:cs="Gotham"/>
          <w:b/>
          <w:bCs/>
          <w:sz w:val="18"/>
          <w:szCs w:val="18"/>
        </w:rPr>
        <w:t xml:space="preserve"> </w:t>
      </w:r>
    </w:p>
    <w:p w14:paraId="78942E89" w14:textId="556060B3" w:rsidR="00C14D6A" w:rsidRPr="004C37CE" w:rsidRDefault="76F8166D" w:rsidP="76F8166D">
      <w:pPr>
        <w:jc w:val="both"/>
        <w:rPr>
          <w:rFonts w:ascii="Gotham Book" w:eastAsia="Gotham" w:hAnsi="Gotham Book" w:cs="Gotham"/>
          <w:sz w:val="18"/>
          <w:szCs w:val="18"/>
        </w:rPr>
      </w:pPr>
      <w:r w:rsidRPr="76F8166D">
        <w:rPr>
          <w:rFonts w:ascii="Gotham Book" w:eastAsia="Gotham" w:hAnsi="Gotham Book" w:cs="Gotham"/>
          <w:b/>
          <w:bCs/>
          <w:sz w:val="18"/>
          <w:szCs w:val="18"/>
        </w:rPr>
        <w:t>Instancia Normativa:</w:t>
      </w:r>
      <w:r w:rsidRPr="76F8166D">
        <w:rPr>
          <w:rFonts w:ascii="Gotham Book" w:eastAsia="Gotham" w:hAnsi="Gotham Book" w:cs="Gotham"/>
          <w:sz w:val="18"/>
          <w:szCs w:val="18"/>
        </w:rPr>
        <w:t xml:space="preserve"> al Comité de Admisión y Seguimiento </w:t>
      </w:r>
      <w:r w:rsidRPr="76F8166D">
        <w:rPr>
          <w:rFonts w:ascii="Gotham Book" w:eastAsia="Gotham Book" w:hAnsi="Gotham Book" w:cs="Gotham Book"/>
          <w:color w:val="000000" w:themeColor="text1"/>
          <w:sz w:val="18"/>
          <w:szCs w:val="18"/>
        </w:rPr>
        <w:t>de los programas de la Dirección de Desarrollo Tecnológico y Vinculación del COMECYT</w:t>
      </w:r>
      <w:r w:rsidRPr="76F8166D">
        <w:rPr>
          <w:rFonts w:ascii="Gotham Book" w:eastAsia="Gotham" w:hAnsi="Gotham Book" w:cs="Gotham"/>
          <w:sz w:val="18"/>
          <w:szCs w:val="18"/>
        </w:rPr>
        <w:t xml:space="preserve">. </w:t>
      </w:r>
    </w:p>
    <w:p w14:paraId="67CA4371" w14:textId="77777777" w:rsidR="00C14D6A" w:rsidRPr="004C37CE" w:rsidRDefault="00C14D6A" w:rsidP="00C14D6A">
      <w:pPr>
        <w:jc w:val="both"/>
        <w:rPr>
          <w:rFonts w:ascii="Gotham Book" w:eastAsia="Gotham" w:hAnsi="Gotham Book" w:cs="Gotham"/>
          <w:sz w:val="18"/>
          <w:szCs w:val="18"/>
        </w:rPr>
      </w:pPr>
    </w:p>
    <w:p w14:paraId="558A21B0"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Instancia Responsable</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al </w:t>
      </w:r>
      <w:r w:rsidRPr="004C37CE">
        <w:rPr>
          <w:rFonts w:ascii="Gotham Book" w:eastAsia="Gotham" w:hAnsi="Gotham Book" w:cs="Gotham"/>
          <w:sz w:val="18"/>
          <w:szCs w:val="18"/>
        </w:rPr>
        <w:t>Consejo Mexiquense de Ciencia y Tecnología.</w:t>
      </w:r>
    </w:p>
    <w:p w14:paraId="2F3B3C66" w14:textId="77777777" w:rsidR="00C14D6A" w:rsidRPr="004C37CE" w:rsidRDefault="00C14D6A" w:rsidP="00C14D6A">
      <w:pPr>
        <w:jc w:val="both"/>
        <w:rPr>
          <w:rFonts w:ascii="Gotham Book" w:eastAsia="Gotham" w:hAnsi="Gotham Book" w:cs="Gotham"/>
          <w:sz w:val="18"/>
          <w:szCs w:val="18"/>
        </w:rPr>
      </w:pPr>
    </w:p>
    <w:p w14:paraId="0E88D845" w14:textId="77777777" w:rsidR="00C14D6A" w:rsidRPr="004C37CE" w:rsidRDefault="00C14D6A" w:rsidP="00C14D6A">
      <w:pPr>
        <w:jc w:val="both"/>
        <w:rPr>
          <w:rFonts w:ascii="Gotham Book" w:eastAsia="Gotham" w:hAnsi="Gotham Book" w:cs="Gotham"/>
          <w:b/>
          <w:bCs/>
          <w:sz w:val="18"/>
          <w:szCs w:val="18"/>
        </w:rPr>
      </w:pPr>
      <w:r w:rsidRPr="004C37CE">
        <w:rPr>
          <w:rFonts w:ascii="Gotham Book" w:eastAsia="Gotham" w:hAnsi="Gotham Book" w:cs="Gotham"/>
          <w:b/>
          <w:bCs/>
          <w:sz w:val="18"/>
          <w:szCs w:val="18"/>
        </w:rPr>
        <w:t>Instituciones de Educación Media Superior:</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 las </w:t>
      </w:r>
      <w:r w:rsidRPr="004C37CE">
        <w:rPr>
          <w:rFonts w:ascii="Gotham Book" w:eastAsia="Gotham" w:hAnsi="Gotham Book" w:cs="Gotham"/>
          <w:sz w:val="18"/>
          <w:szCs w:val="18"/>
        </w:rPr>
        <w:t xml:space="preserve">Instituciones públicas y privadas que imparten educación tecnológica a nivel bachillerato. </w:t>
      </w:r>
    </w:p>
    <w:p w14:paraId="32DD7FEC" w14:textId="77777777" w:rsidR="00C14D6A" w:rsidRPr="004C37CE" w:rsidRDefault="00C14D6A" w:rsidP="00C14D6A">
      <w:pPr>
        <w:jc w:val="both"/>
        <w:rPr>
          <w:rFonts w:ascii="Gotham Book" w:eastAsia="Gotham" w:hAnsi="Gotham Book" w:cs="Gotham"/>
          <w:b/>
          <w:bCs/>
          <w:sz w:val="18"/>
          <w:szCs w:val="18"/>
        </w:rPr>
      </w:pPr>
    </w:p>
    <w:p w14:paraId="768144B1"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Instituciones de Educación Superior:</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 las </w:t>
      </w:r>
      <w:r w:rsidRPr="004C37CE">
        <w:rPr>
          <w:rFonts w:ascii="Gotham Book" w:eastAsia="Gotham" w:hAnsi="Gotham Book" w:cs="Gotham"/>
          <w:sz w:val="18"/>
          <w:szCs w:val="18"/>
        </w:rPr>
        <w:t>Instituciones públicas y privadas que imparten educación, de los 3 niveles: técnica superior, licenciatura y posgrado.</w:t>
      </w:r>
    </w:p>
    <w:p w14:paraId="583530D6" w14:textId="77777777" w:rsidR="00C14D6A" w:rsidRPr="004C37CE" w:rsidRDefault="00C14D6A" w:rsidP="00C14D6A">
      <w:pPr>
        <w:jc w:val="both"/>
        <w:rPr>
          <w:rFonts w:ascii="Gotham Book" w:eastAsia="Gotham" w:hAnsi="Gotham Book" w:cs="Gotham"/>
          <w:sz w:val="18"/>
          <w:szCs w:val="18"/>
        </w:rPr>
      </w:pPr>
    </w:p>
    <w:p w14:paraId="0B9F695F"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sz w:val="18"/>
          <w:szCs w:val="18"/>
        </w:rPr>
        <w:t>Instrumento jurídico de vinculación:</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al </w:t>
      </w:r>
      <w:r w:rsidRPr="004C37CE">
        <w:rPr>
          <w:rFonts w:ascii="Gotham Book" w:eastAsia="Gotham" w:hAnsi="Gotham Book" w:cs="Gotham"/>
          <w:sz w:val="18"/>
          <w:szCs w:val="18"/>
        </w:rPr>
        <w:t>documento celebrado entre la Persona Beneficiaria y la Institución de Educación Media Superior, Superior y/o Centro de Investigación, público o privado, mediante el cual se establecen las condiciones, compromisos y responsabilidades para la ejecución del proyecto de desarrollo tecnológico o de innovación, pudiendo adoptar la forma de convenio de colaboración, contrato de prestación de servicios, o cualquier otro instrumento legal que resulte procedente conforme a la normatividad aplicable.</w:t>
      </w:r>
    </w:p>
    <w:p w14:paraId="7D9A1D00" w14:textId="77777777" w:rsidR="00C14D6A" w:rsidRPr="004C37CE" w:rsidRDefault="00C14D6A" w:rsidP="00C14D6A">
      <w:pPr>
        <w:jc w:val="both"/>
        <w:rPr>
          <w:rFonts w:ascii="Gotham Book" w:eastAsia="Gotham" w:hAnsi="Gotham Book" w:cs="Gotham"/>
          <w:sz w:val="18"/>
          <w:szCs w:val="18"/>
        </w:rPr>
      </w:pPr>
    </w:p>
    <w:p w14:paraId="1C5791BF" w14:textId="7B6D50AF" w:rsidR="00C14D6A" w:rsidRPr="004C37CE" w:rsidDel="0062711A"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 xml:space="preserve">MiPyME: </w:t>
      </w:r>
      <w:r w:rsidRPr="00D0722B">
        <w:rPr>
          <w:rFonts w:ascii="Gotham Book" w:eastAsia="Gotham" w:hAnsi="Gotham Book" w:cs="Gotham"/>
          <w:sz w:val="18"/>
          <w:szCs w:val="18"/>
        </w:rPr>
        <w:t>a las</w:t>
      </w:r>
      <w:r>
        <w:rPr>
          <w:rFonts w:ascii="Gotham Book" w:eastAsia="Gotham" w:hAnsi="Gotham Book" w:cs="Gotham"/>
          <w:b/>
          <w:bCs/>
          <w:sz w:val="18"/>
          <w:szCs w:val="18"/>
        </w:rPr>
        <w:t xml:space="preserve"> </w:t>
      </w:r>
      <w:r w:rsidRPr="004C37CE">
        <w:rPr>
          <w:rFonts w:ascii="Gotham Book" w:eastAsia="Gotham" w:hAnsi="Gotham Book" w:cs="Gotham"/>
          <w:sz w:val="18"/>
          <w:szCs w:val="18"/>
        </w:rPr>
        <w:t xml:space="preserve">micro, pequeñas y medianas empresas conforme a la estratificación publicada en el </w:t>
      </w:r>
      <w:r w:rsidRPr="004C37CE">
        <w:rPr>
          <w:rFonts w:ascii="Gotham Book" w:eastAsia="Gotham" w:hAnsi="Gotham Book" w:cs="Gotham"/>
          <w:i/>
          <w:sz w:val="18"/>
          <w:szCs w:val="18"/>
        </w:rPr>
        <w:t>Diario Oficial de la Federación</w:t>
      </w:r>
      <w:r w:rsidR="00C95044">
        <w:rPr>
          <w:rFonts w:ascii="Gotham Book" w:eastAsia="Gotham" w:hAnsi="Gotham Book" w:cs="Gotham"/>
          <w:i/>
          <w:sz w:val="18"/>
          <w:szCs w:val="18"/>
        </w:rPr>
        <w:t xml:space="preserve"> </w:t>
      </w:r>
      <w:r w:rsidR="00C95044">
        <w:rPr>
          <w:rFonts w:ascii="Gotham Book" w:eastAsia="Gotham" w:hAnsi="Gotham Book" w:cs="Gotham"/>
          <w:sz w:val="18"/>
          <w:szCs w:val="18"/>
        </w:rPr>
        <w:t>el 30 de junio de 2009</w:t>
      </w:r>
      <w:r w:rsidRPr="004C37CE">
        <w:rPr>
          <w:rFonts w:ascii="Gotham Book" w:eastAsia="Gotham" w:hAnsi="Gotham Book" w:cs="Gotham"/>
          <w:sz w:val="18"/>
          <w:szCs w:val="18"/>
        </w:rPr>
        <w:t>.</w:t>
      </w:r>
    </w:p>
    <w:p w14:paraId="667F12E4" w14:textId="77777777" w:rsidR="00C14D6A" w:rsidRPr="004C37CE" w:rsidRDefault="00C14D6A" w:rsidP="00C14D6A">
      <w:pPr>
        <w:jc w:val="both"/>
        <w:rPr>
          <w:rFonts w:ascii="Gotham Book" w:eastAsia="Gotham" w:hAnsi="Gotham Book" w:cs="Gotham"/>
          <w:sz w:val="18"/>
          <w:szCs w:val="18"/>
        </w:rPr>
      </w:pPr>
    </w:p>
    <w:p w14:paraId="3404B21C"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Persona Beneficiaria:</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 la </w:t>
      </w:r>
      <w:r w:rsidRPr="004C37CE">
        <w:rPr>
          <w:rFonts w:ascii="Gotham Book" w:eastAsia="Gotham" w:hAnsi="Gotham Book" w:cs="Gotham"/>
          <w:sz w:val="18"/>
          <w:szCs w:val="18"/>
        </w:rPr>
        <w:t>empresa que resulte dictaminada favorablemente para recibir el apoyo económico por parte del COMECYT.</w:t>
      </w:r>
    </w:p>
    <w:p w14:paraId="3331AA9F" w14:textId="77777777" w:rsidR="00C14D6A" w:rsidRPr="004C37CE" w:rsidRDefault="00C14D6A" w:rsidP="00C14D6A">
      <w:pPr>
        <w:jc w:val="both"/>
        <w:rPr>
          <w:rFonts w:ascii="Gotham Book" w:eastAsia="Gotham" w:hAnsi="Gotham Book" w:cs="Gotham"/>
          <w:sz w:val="18"/>
          <w:szCs w:val="18"/>
        </w:rPr>
      </w:pPr>
    </w:p>
    <w:p w14:paraId="136B766C"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Persona Evaluadora Experta:</w:t>
      </w:r>
      <w:r w:rsidRPr="004C37CE">
        <w:rPr>
          <w:rFonts w:ascii="Gotham Book" w:eastAsia="Gotham" w:hAnsi="Gotham Book" w:cs="Gotham"/>
          <w:sz w:val="18"/>
          <w:szCs w:val="18"/>
        </w:rPr>
        <w:t xml:space="preserve"> a la persona destacada del sector productivo, académico o gubernamental, encargada de evaluar la viabilidad técnica y financiera del proyecto de desarrollo tecnológico y/o innovación tecnológica.</w:t>
      </w:r>
    </w:p>
    <w:p w14:paraId="1CAACCDA" w14:textId="77777777" w:rsidR="00C14D6A" w:rsidRPr="004C37CE" w:rsidRDefault="00C14D6A" w:rsidP="00C14D6A">
      <w:pPr>
        <w:jc w:val="both"/>
        <w:rPr>
          <w:rFonts w:ascii="Gotham Book" w:eastAsia="Gotham" w:hAnsi="Gotham Book" w:cs="Gotham"/>
          <w:sz w:val="18"/>
          <w:szCs w:val="18"/>
        </w:rPr>
      </w:pPr>
    </w:p>
    <w:p w14:paraId="5F8182D6"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Persona Solicitante:</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 la </w:t>
      </w:r>
      <w:r w:rsidRPr="004C37CE">
        <w:rPr>
          <w:rFonts w:ascii="Gotham Book" w:eastAsia="Gotham" w:hAnsi="Gotham Book" w:cs="Gotham"/>
          <w:sz w:val="18"/>
          <w:szCs w:val="18"/>
        </w:rPr>
        <w:t>empresa que solicita un apoyo en el marco de la Convocatoria correspondiente, mediante la presentación de una propuesta de desarrollo y/o innovación tecnológica relacionada con su actividad económica.</w:t>
      </w:r>
    </w:p>
    <w:p w14:paraId="06853C10" w14:textId="77777777" w:rsidR="00C14D6A" w:rsidRPr="004C37CE" w:rsidRDefault="00C14D6A" w:rsidP="00C14D6A">
      <w:pPr>
        <w:jc w:val="both"/>
        <w:rPr>
          <w:rFonts w:ascii="Gotham Book" w:eastAsia="Gotham" w:hAnsi="Gotham Book" w:cs="Gotham"/>
          <w:sz w:val="18"/>
          <w:szCs w:val="18"/>
        </w:rPr>
      </w:pPr>
    </w:p>
    <w:p w14:paraId="405DF001"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Proceso de Evaluación:</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al </w:t>
      </w:r>
      <w:r w:rsidRPr="004C37CE">
        <w:rPr>
          <w:rFonts w:ascii="Gotham Book" w:eastAsia="Gotham" w:hAnsi="Gotham Book" w:cs="Gotham"/>
          <w:sz w:val="18"/>
          <w:szCs w:val="18"/>
        </w:rPr>
        <w:t>conjunto de actividades realizadas dentro de un periodo determinado para definir la aprobación o no aprobación de las propuestas de desarrollo y/o innovación tecnológica.</w:t>
      </w:r>
    </w:p>
    <w:p w14:paraId="6ECD270F" w14:textId="77777777" w:rsidR="00C14D6A" w:rsidRPr="004C37CE" w:rsidRDefault="00C14D6A" w:rsidP="00C14D6A">
      <w:pPr>
        <w:jc w:val="both"/>
        <w:rPr>
          <w:rFonts w:ascii="Gotham Book" w:eastAsia="Gotham" w:hAnsi="Gotham Book" w:cs="Gotham"/>
          <w:sz w:val="18"/>
          <w:szCs w:val="18"/>
        </w:rPr>
      </w:pPr>
    </w:p>
    <w:p w14:paraId="4F605C57"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Programa:</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al </w:t>
      </w:r>
      <w:r w:rsidRPr="004C37CE">
        <w:rPr>
          <w:rFonts w:ascii="Gotham Book" w:eastAsia="Gotham" w:hAnsi="Gotham Book" w:cs="Gotham"/>
          <w:sz w:val="18"/>
          <w:szCs w:val="18"/>
        </w:rPr>
        <w:t>Programa Vinculación de Empresas con Instituciones de Educación Media Superior, Superior y/o Centros de Investigación COMECYT.</w:t>
      </w:r>
    </w:p>
    <w:p w14:paraId="3EC3530B" w14:textId="77777777" w:rsidR="00C14D6A" w:rsidRPr="004C37CE" w:rsidRDefault="00C14D6A" w:rsidP="00C14D6A">
      <w:pPr>
        <w:jc w:val="both"/>
        <w:rPr>
          <w:rFonts w:ascii="Gotham Book" w:eastAsia="Gotham" w:hAnsi="Gotham Book" w:cs="Gotham"/>
          <w:sz w:val="18"/>
          <w:szCs w:val="18"/>
        </w:rPr>
      </w:pPr>
    </w:p>
    <w:p w14:paraId="665593E0" w14:textId="77777777" w:rsidR="00C14D6A" w:rsidRPr="004C37CE" w:rsidDel="0062711A"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Propuesta:</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al </w:t>
      </w:r>
      <w:r w:rsidRPr="004C37CE">
        <w:rPr>
          <w:rFonts w:ascii="Gotham Book" w:eastAsia="Gotham" w:hAnsi="Gotham Book" w:cs="Gotham"/>
          <w:sz w:val="18"/>
          <w:szCs w:val="18"/>
        </w:rPr>
        <w:t>conjunto de documentos presentados por la persona solicitante al COMECYT, con la finalidad de iniciar con el proceso de evaluación.</w:t>
      </w:r>
    </w:p>
    <w:p w14:paraId="7C16F221" w14:textId="77777777" w:rsidR="00C14D6A" w:rsidRPr="004C37CE" w:rsidRDefault="00C14D6A" w:rsidP="00C14D6A">
      <w:pPr>
        <w:jc w:val="both"/>
        <w:rPr>
          <w:rFonts w:ascii="Gotham Book" w:eastAsia="Gotham" w:hAnsi="Gotham Book" w:cs="Gotham"/>
          <w:sz w:val="18"/>
          <w:szCs w:val="18"/>
        </w:rPr>
      </w:pPr>
    </w:p>
    <w:p w14:paraId="1753E290"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lastRenderedPageBreak/>
        <w:t>Proyecto:</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al </w:t>
      </w:r>
      <w:r w:rsidRPr="004C37CE">
        <w:rPr>
          <w:rFonts w:ascii="Gotham Book" w:eastAsia="Gotham" w:hAnsi="Gotham Book" w:cs="Gotham"/>
          <w:sz w:val="18"/>
          <w:szCs w:val="18"/>
        </w:rPr>
        <w:t>proyecto de desarrollo y/o innovación tecnológica que contempla un conjunto de actividades organizadas y orientadas a capitalizar el valor potencial de un recurso tecnológico, reflejándose en mejoras o novedades en productos o servicios y su aplicabilidad práctica.</w:t>
      </w:r>
    </w:p>
    <w:p w14:paraId="08276A7C" w14:textId="77777777" w:rsidR="00C14D6A" w:rsidRPr="004C37CE" w:rsidRDefault="00C14D6A" w:rsidP="00C14D6A">
      <w:pPr>
        <w:jc w:val="both"/>
        <w:rPr>
          <w:rFonts w:ascii="Gotham Book" w:eastAsia="Gotham" w:hAnsi="Gotham Book" w:cs="Gotham"/>
          <w:sz w:val="18"/>
          <w:szCs w:val="18"/>
        </w:rPr>
      </w:pPr>
    </w:p>
    <w:p w14:paraId="6B2CC50D"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Recurso Concurrente:</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 los </w:t>
      </w:r>
      <w:r w:rsidRPr="004C37CE">
        <w:rPr>
          <w:rFonts w:ascii="Gotham Book" w:eastAsia="Gotham" w:hAnsi="Gotham Book" w:cs="Gotham"/>
          <w:sz w:val="18"/>
          <w:szCs w:val="18"/>
        </w:rPr>
        <w:t>recursos económicos complementarios que aportará la Persona Beneficiaria para la ejecución del proyecto de desarrollo y/o innovación tecnológica, conforme a lo establecido en las presentes Reglas de Operación, el Convenio de Asignación de Recursos y sus anexos.</w:t>
      </w:r>
    </w:p>
    <w:p w14:paraId="2F9071CB" w14:textId="77777777" w:rsidR="00C14D6A" w:rsidRPr="004C37CE" w:rsidRDefault="00C14D6A" w:rsidP="00C14D6A">
      <w:pPr>
        <w:jc w:val="both"/>
        <w:rPr>
          <w:rFonts w:ascii="Gotham Book" w:eastAsia="Gotham" w:hAnsi="Gotham Book" w:cs="Gotham"/>
          <w:sz w:val="18"/>
          <w:szCs w:val="18"/>
        </w:rPr>
      </w:pPr>
    </w:p>
    <w:p w14:paraId="536A4C24"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Reglas:</w:t>
      </w:r>
      <w:r w:rsidRPr="004C37CE">
        <w:rPr>
          <w:rFonts w:ascii="Gotham Book" w:eastAsia="Gotham" w:hAnsi="Gotham Book" w:cs="Gotham"/>
          <w:sz w:val="18"/>
          <w:szCs w:val="18"/>
        </w:rPr>
        <w:t xml:space="preserve"> a las Reglas de Operación del Programa para la Vinculación de Empresas con Instituciones de Educación Media Superior, Superior y/o Centros de Investigación COMECYT.</w:t>
      </w:r>
    </w:p>
    <w:p w14:paraId="2FF7E14A" w14:textId="77777777" w:rsidR="00C14D6A" w:rsidRPr="004C37CE" w:rsidRDefault="00C14D6A" w:rsidP="00C14D6A">
      <w:pPr>
        <w:jc w:val="both"/>
        <w:rPr>
          <w:rFonts w:ascii="Gotham Book" w:eastAsia="Gotham" w:hAnsi="Gotham Book" w:cs="Gotham"/>
          <w:sz w:val="18"/>
          <w:szCs w:val="18"/>
        </w:rPr>
      </w:pPr>
    </w:p>
    <w:p w14:paraId="538A900D"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Representante Legal:</w:t>
      </w:r>
      <w:r w:rsidRPr="004C37CE">
        <w:rPr>
          <w:rFonts w:ascii="Gotham Book" w:eastAsia="Gotham" w:hAnsi="Gotham Book" w:cs="Gotham"/>
          <w:sz w:val="18"/>
          <w:szCs w:val="18"/>
        </w:rPr>
        <w:t xml:space="preserve"> a la persona facultada para contraer compromisos jurídicos a nombre de la empresa y firmar el Convenio de Asignación de Recursos, así como la documentación requerida durante el desarrollo del proyecto. </w:t>
      </w:r>
    </w:p>
    <w:p w14:paraId="05C51719" w14:textId="77777777" w:rsidR="00C14D6A" w:rsidRPr="004C37CE" w:rsidRDefault="00C14D6A" w:rsidP="00C14D6A">
      <w:pPr>
        <w:jc w:val="both"/>
        <w:rPr>
          <w:rFonts w:ascii="Gotham Book" w:eastAsia="Gotham" w:hAnsi="Gotham Book" w:cs="Gotham"/>
          <w:sz w:val="18"/>
          <w:szCs w:val="18"/>
        </w:rPr>
      </w:pPr>
    </w:p>
    <w:p w14:paraId="7513BB6C"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Rescisión:</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 la </w:t>
      </w:r>
      <w:r w:rsidRPr="004C37CE">
        <w:rPr>
          <w:rFonts w:ascii="Gotham Book" w:eastAsia="Gotham" w:hAnsi="Gotham Book" w:cs="Gotham"/>
          <w:sz w:val="18"/>
          <w:szCs w:val="18"/>
        </w:rPr>
        <w:t>acción mediante la cual el COMECYT deja sin efectos el Convenio de Asignación de Recursos, conforme a las causas y condiciones establecidas en las presentes Reglas de Operación, obligando a la Persona Beneficiaria a la devolución total de los recursos otorgados.</w:t>
      </w:r>
    </w:p>
    <w:p w14:paraId="110A17EC" w14:textId="77777777" w:rsidR="00C14D6A" w:rsidRPr="004C37CE" w:rsidRDefault="00C14D6A" w:rsidP="00C14D6A">
      <w:pPr>
        <w:jc w:val="both"/>
        <w:rPr>
          <w:rFonts w:ascii="Gotham Book" w:eastAsia="Gotham" w:hAnsi="Gotham Book" w:cs="Gotham"/>
          <w:sz w:val="18"/>
          <w:szCs w:val="18"/>
        </w:rPr>
      </w:pPr>
    </w:p>
    <w:p w14:paraId="4B446B9C"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Responsable Administrativo:</w:t>
      </w:r>
      <w:r w:rsidRPr="004C37CE">
        <w:rPr>
          <w:rFonts w:ascii="Gotham Book" w:eastAsia="Gotham" w:hAnsi="Gotham Book" w:cs="Gotham"/>
          <w:sz w:val="18"/>
          <w:szCs w:val="18"/>
        </w:rPr>
        <w:t xml:space="preserve"> </w:t>
      </w:r>
      <w:r>
        <w:rPr>
          <w:rFonts w:ascii="Gotham Book" w:eastAsia="Gotham" w:hAnsi="Gotham Book" w:cs="Gotham"/>
          <w:sz w:val="18"/>
          <w:szCs w:val="18"/>
        </w:rPr>
        <w:t xml:space="preserve">a la </w:t>
      </w:r>
      <w:r w:rsidRPr="004C37CE">
        <w:rPr>
          <w:rFonts w:ascii="Gotham Book" w:eastAsia="Gotham" w:hAnsi="Gotham Book" w:cs="Gotham"/>
          <w:sz w:val="18"/>
          <w:szCs w:val="18"/>
        </w:rPr>
        <w:t>persona encargada del control administrativo y contable, así como de la correcta aplicación, comprobación y reporte financiero de los recursos destinados al desarrollo del proyecto.</w:t>
      </w:r>
    </w:p>
    <w:p w14:paraId="1AE12654" w14:textId="77777777" w:rsidR="00C14D6A" w:rsidRPr="004C37CE" w:rsidRDefault="00C14D6A" w:rsidP="00C14D6A">
      <w:pPr>
        <w:jc w:val="both"/>
        <w:rPr>
          <w:rFonts w:ascii="Gotham Book" w:eastAsia="Gotham" w:hAnsi="Gotham Book" w:cs="Gotham"/>
          <w:sz w:val="18"/>
          <w:szCs w:val="18"/>
        </w:rPr>
      </w:pPr>
    </w:p>
    <w:p w14:paraId="4A881226"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 xml:space="preserve">Responsable Técnico: </w:t>
      </w:r>
      <w:r w:rsidRPr="0028211A">
        <w:rPr>
          <w:rFonts w:ascii="Gotham Book" w:eastAsia="Gotham" w:hAnsi="Gotham Book" w:cs="Gotham"/>
          <w:bCs/>
          <w:sz w:val="18"/>
          <w:szCs w:val="18"/>
        </w:rPr>
        <w:t>a la</w:t>
      </w:r>
      <w:r>
        <w:rPr>
          <w:rFonts w:ascii="Gotham Book" w:eastAsia="Gotham" w:hAnsi="Gotham Book" w:cs="Gotham"/>
          <w:b/>
          <w:bCs/>
          <w:sz w:val="18"/>
          <w:szCs w:val="18"/>
        </w:rPr>
        <w:t xml:space="preserve"> </w:t>
      </w:r>
      <w:r w:rsidRPr="004C37CE">
        <w:rPr>
          <w:rFonts w:ascii="Gotham Book" w:eastAsia="Gotham" w:hAnsi="Gotham Book" w:cs="Gotham"/>
          <w:sz w:val="18"/>
          <w:szCs w:val="18"/>
        </w:rPr>
        <w:t>persona encargada de la ejecución del proyecto, del cumplimiento de sus objetivos y metas, de la generación de los productos entregables y de la elaboración de los reportes técnicos.</w:t>
      </w:r>
    </w:p>
    <w:p w14:paraId="612D0708" w14:textId="77777777" w:rsidR="00C14D6A" w:rsidRPr="004C37CE" w:rsidRDefault="00C14D6A" w:rsidP="00C14D6A">
      <w:pPr>
        <w:jc w:val="both"/>
        <w:rPr>
          <w:rFonts w:ascii="Gotham Book" w:eastAsia="Gotham" w:hAnsi="Gotham Book" w:cs="Gotham"/>
          <w:sz w:val="18"/>
          <w:szCs w:val="18"/>
        </w:rPr>
      </w:pPr>
    </w:p>
    <w:p w14:paraId="1773A5D6" w14:textId="136D6473"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bCs/>
          <w:sz w:val="18"/>
          <w:szCs w:val="18"/>
        </w:rPr>
        <w:t>Sectores estratégicos:</w:t>
      </w:r>
      <w:r w:rsidRPr="004C37CE">
        <w:rPr>
          <w:rFonts w:ascii="Gotham Book" w:eastAsia="Gotham" w:hAnsi="Gotham Book" w:cs="Gotham"/>
          <w:sz w:val="18"/>
          <w:szCs w:val="18"/>
        </w:rPr>
        <w:t xml:space="preserve"> </w:t>
      </w:r>
      <w:r w:rsidR="009D1210" w:rsidRPr="009D1210">
        <w:rPr>
          <w:rFonts w:ascii="Gotham Book" w:eastAsia="Gotham" w:hAnsi="Gotham Book" w:cs="Gotham"/>
          <w:sz w:val="18"/>
          <w:szCs w:val="18"/>
        </w:rPr>
        <w:t xml:space="preserve">aeronáutica, agroindustria, </w:t>
      </w:r>
      <w:r w:rsidR="00CE1DDA" w:rsidRPr="007D6844">
        <w:rPr>
          <w:rFonts w:ascii="Gotham Book" w:eastAsia="Gotham" w:hAnsi="Gotham Book" w:cs="Gotham"/>
          <w:sz w:val="18"/>
          <w:szCs w:val="18"/>
        </w:rPr>
        <w:t>agrotecnología</w:t>
      </w:r>
      <w:r w:rsidR="009D1210" w:rsidRPr="007D6844">
        <w:rPr>
          <w:rFonts w:ascii="Gotham Book" w:eastAsia="Gotham" w:hAnsi="Gotham Book" w:cs="Gotham"/>
          <w:sz w:val="18"/>
          <w:szCs w:val="18"/>
        </w:rPr>
        <w:t xml:space="preserve">, </w:t>
      </w:r>
      <w:r w:rsidR="00817EF8" w:rsidRPr="007D6844">
        <w:rPr>
          <w:rFonts w:ascii="Gotham Book" w:eastAsia="Gotham" w:hAnsi="Gotham Book" w:cs="Gotham"/>
          <w:sz w:val="18"/>
          <w:szCs w:val="18"/>
        </w:rPr>
        <w:t>agroquímica</w:t>
      </w:r>
      <w:r w:rsidR="009D1210" w:rsidRPr="007D6844">
        <w:rPr>
          <w:rFonts w:ascii="Gotham Book" w:eastAsia="Gotham" w:hAnsi="Gotham Book" w:cs="Gotham"/>
          <w:sz w:val="18"/>
          <w:szCs w:val="18"/>
        </w:rPr>
        <w:t xml:space="preserve">, </w:t>
      </w:r>
      <w:r w:rsidR="009D1210" w:rsidRPr="009D1210">
        <w:rPr>
          <w:rFonts w:ascii="Gotham Book" w:eastAsia="Gotham" w:hAnsi="Gotham Book" w:cs="Gotham"/>
          <w:sz w:val="18"/>
          <w:szCs w:val="18"/>
        </w:rPr>
        <w:t>alimentos, ambiental, arquitectura, automotriz, bio ingeniería, biotecnología, desarrollo sustentable, dispositivos médicos, economía circular, eficiencia energética, electromecánica, farmacéutica, gestión integral de residuos, informática, inteligencia artificial, logística, manufactura, mecatrónica, movilidad, plásticos, química, robótica, salud, textil, tecnologías para el agua, telecomunicaciones.</w:t>
      </w:r>
      <w:r w:rsidR="00F25EDE">
        <w:rPr>
          <w:rFonts w:ascii="Gotham Book" w:eastAsia="Gotham" w:hAnsi="Gotham Book" w:cs="Gotham"/>
          <w:sz w:val="18"/>
          <w:szCs w:val="18"/>
        </w:rPr>
        <w:t xml:space="preserve"> </w:t>
      </w:r>
      <w:r w:rsidR="00F25EDE" w:rsidRPr="00A7424B">
        <w:rPr>
          <w:rFonts w:ascii="Gotham Book" w:eastAsia="Gotham" w:hAnsi="Gotham Book" w:cs="Gotham"/>
          <w:sz w:val="18"/>
          <w:szCs w:val="18"/>
        </w:rPr>
        <w:t xml:space="preserve">En el caso de </w:t>
      </w:r>
      <w:proofErr w:type="spellStart"/>
      <w:r w:rsidR="00F25EDE" w:rsidRPr="00A7424B">
        <w:rPr>
          <w:rFonts w:ascii="Gotham Book" w:eastAsia="Gotham" w:hAnsi="Gotham Book" w:cs="Gotham"/>
          <w:sz w:val="18"/>
          <w:szCs w:val="18"/>
        </w:rPr>
        <w:t>TIC´s</w:t>
      </w:r>
      <w:proofErr w:type="spellEnd"/>
      <w:r w:rsidR="00F25EDE" w:rsidRPr="00A7424B">
        <w:rPr>
          <w:rFonts w:ascii="Gotham Book" w:eastAsia="Gotham" w:hAnsi="Gotham Book" w:cs="Gotham"/>
          <w:sz w:val="18"/>
          <w:szCs w:val="18"/>
        </w:rPr>
        <w:t>, es preferible que la innovación sea transversal en algún proyecto de las áreas de conocimiento antes mencionadas</w:t>
      </w:r>
      <w:r w:rsidR="000563AF">
        <w:rPr>
          <w:rFonts w:ascii="Gotham Book" w:eastAsia="Gotham" w:hAnsi="Gotham Book" w:cs="Gotham"/>
          <w:sz w:val="18"/>
          <w:szCs w:val="18"/>
        </w:rPr>
        <w:t xml:space="preserve">. </w:t>
      </w:r>
    </w:p>
    <w:p w14:paraId="4AADB3BF" w14:textId="77777777" w:rsidR="00C14D6A" w:rsidRPr="004C37CE" w:rsidRDefault="00C14D6A" w:rsidP="00C14D6A">
      <w:pPr>
        <w:jc w:val="both"/>
        <w:rPr>
          <w:rFonts w:ascii="Gotham Book" w:hAnsi="Gotham Book" w:cstheme="minorHAnsi"/>
          <w:bCs/>
          <w:sz w:val="18"/>
          <w:szCs w:val="18"/>
        </w:rPr>
      </w:pPr>
    </w:p>
    <w:p w14:paraId="04D5784A"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
          <w:sz w:val="18"/>
          <w:szCs w:val="18"/>
        </w:rPr>
        <w:t>TRL (</w:t>
      </w:r>
      <w:proofErr w:type="spellStart"/>
      <w:r w:rsidRPr="004C37CE">
        <w:rPr>
          <w:rFonts w:ascii="Gotham Book" w:hAnsi="Gotham Book" w:cstheme="minorHAnsi"/>
          <w:b/>
          <w:sz w:val="18"/>
          <w:szCs w:val="18"/>
        </w:rPr>
        <w:t>Technology</w:t>
      </w:r>
      <w:proofErr w:type="spellEnd"/>
      <w:r w:rsidRPr="004C37CE">
        <w:rPr>
          <w:rFonts w:ascii="Gotham Book" w:hAnsi="Gotham Book" w:cstheme="minorHAnsi"/>
          <w:b/>
          <w:sz w:val="18"/>
          <w:szCs w:val="18"/>
        </w:rPr>
        <w:t xml:space="preserve"> </w:t>
      </w:r>
      <w:proofErr w:type="spellStart"/>
      <w:r w:rsidRPr="004C37CE">
        <w:rPr>
          <w:rFonts w:ascii="Gotham Book" w:hAnsi="Gotham Book" w:cstheme="minorHAnsi"/>
          <w:b/>
          <w:sz w:val="18"/>
          <w:szCs w:val="18"/>
        </w:rPr>
        <w:t>Readiness</w:t>
      </w:r>
      <w:proofErr w:type="spellEnd"/>
      <w:r w:rsidRPr="004C37CE">
        <w:rPr>
          <w:rFonts w:ascii="Gotham Book" w:hAnsi="Gotham Book" w:cstheme="minorHAnsi"/>
          <w:b/>
          <w:sz w:val="18"/>
          <w:szCs w:val="18"/>
        </w:rPr>
        <w:t xml:space="preserve"> </w:t>
      </w:r>
      <w:proofErr w:type="spellStart"/>
      <w:r w:rsidRPr="004C37CE">
        <w:rPr>
          <w:rFonts w:ascii="Gotham Book" w:hAnsi="Gotham Book" w:cstheme="minorHAnsi"/>
          <w:b/>
          <w:sz w:val="18"/>
          <w:szCs w:val="18"/>
        </w:rPr>
        <w:t>Level</w:t>
      </w:r>
      <w:proofErr w:type="spellEnd"/>
      <w:r w:rsidRPr="004C37CE">
        <w:rPr>
          <w:rFonts w:ascii="Gotham Book" w:hAnsi="Gotham Book" w:cstheme="minorHAnsi"/>
          <w:b/>
          <w:sz w:val="18"/>
          <w:szCs w:val="18"/>
        </w:rPr>
        <w:t>):</w:t>
      </w:r>
      <w:r w:rsidRPr="004C37CE">
        <w:rPr>
          <w:rFonts w:ascii="Gotham Book" w:hAnsi="Gotham Book" w:cstheme="minorHAnsi"/>
          <w:bCs/>
          <w:sz w:val="18"/>
          <w:szCs w:val="18"/>
        </w:rPr>
        <w:t xml:space="preserve"> a la escala de medición usada para evaluar o medir el nivel de madurez de una tecnología particular. Cada proyecto tecnológico es evaluado frente a los parámetros de cada nivel tecnológico y es asignado a una clasificación basada en el progreso del Proyecto. Niveles de TRL:</w:t>
      </w:r>
    </w:p>
    <w:p w14:paraId="0C745074"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 xml:space="preserve">TRL 1 - Principios básicos observados: Fase de investigación teórica y conceptual para identificar las bases científicas de una tecnología. </w:t>
      </w:r>
    </w:p>
    <w:p w14:paraId="653F3400"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 xml:space="preserve">TRL 2 - Concepto tecnológico formulado: Se formula el concepto tecnológico y se realizan análisis preliminares. </w:t>
      </w:r>
    </w:p>
    <w:p w14:paraId="44BAD73D"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 xml:space="preserve">TRL 3 - Prueba experimental del concepto: Se realizan pruebas para probar experimentalmente el concepto. </w:t>
      </w:r>
    </w:p>
    <w:p w14:paraId="4EE026EF"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 xml:space="preserve">TRL 4 - Validación de la tecnología en laboratorio: Validación de los componentes básicos en un entorno de laboratorio. </w:t>
      </w:r>
    </w:p>
    <w:p w14:paraId="08428E9F"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 xml:space="preserve">TRL 5 - Validación de la tecnología en un entorno relevante: Validación de los componentes en un entorno más realista que el de laboratorio. </w:t>
      </w:r>
    </w:p>
    <w:p w14:paraId="7C661D89"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 xml:space="preserve">TRL 6 - Demostración de un prototipo en un entorno operativo: Se demuestra un prototipo en un entorno representativo de la aplicación final. </w:t>
      </w:r>
    </w:p>
    <w:p w14:paraId="7487FE50"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 xml:space="preserve">TRL 7 - Demostración de un prototipo en un entorno espacial/real: Se demuestra un prototipo a escala del sistema en un entorno relevante. </w:t>
      </w:r>
    </w:p>
    <w:p w14:paraId="2034327C"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 xml:space="preserve">TRL 8 - Validación y demostración de la tecnología en un entorno real: La tecnología se valida en su entorno operativo final. </w:t>
      </w:r>
    </w:p>
    <w:p w14:paraId="0D81766C" w14:textId="77777777" w:rsidR="00C14D6A" w:rsidRPr="004C37CE" w:rsidRDefault="00C14D6A" w:rsidP="00C14D6A">
      <w:pPr>
        <w:jc w:val="both"/>
        <w:rPr>
          <w:rFonts w:ascii="Gotham Book" w:hAnsi="Gotham Book"/>
          <w:sz w:val="18"/>
          <w:szCs w:val="18"/>
        </w:rPr>
      </w:pPr>
      <w:r w:rsidRPr="004C37CE">
        <w:rPr>
          <w:rFonts w:ascii="Gotham Book" w:hAnsi="Gotham Book"/>
          <w:sz w:val="18"/>
          <w:szCs w:val="18"/>
        </w:rPr>
        <w:t>TRL 9 - Tecnología completamente desarrollada y lista para la implementación: La tecnología está completa, probada y lista para ser implementada en un entorno productivo o comercial.</w:t>
      </w:r>
    </w:p>
    <w:p w14:paraId="3AA8C9A1" w14:textId="77777777" w:rsidR="00C14D6A" w:rsidRPr="004C37CE" w:rsidRDefault="00C14D6A" w:rsidP="00C14D6A">
      <w:pPr>
        <w:jc w:val="both"/>
        <w:rPr>
          <w:rFonts w:ascii="Gotham Book" w:hAnsi="Gotham Book" w:cstheme="minorHAnsi"/>
          <w:b/>
          <w:sz w:val="18"/>
          <w:szCs w:val="18"/>
        </w:rPr>
      </w:pPr>
    </w:p>
    <w:p w14:paraId="784BE865"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
          <w:sz w:val="18"/>
          <w:szCs w:val="18"/>
        </w:rPr>
        <w:t>Validación tecnológica:</w:t>
      </w:r>
      <w:r w:rsidRPr="004C37CE">
        <w:rPr>
          <w:rFonts w:ascii="Gotham Book" w:hAnsi="Gotham Book" w:cstheme="minorHAnsi"/>
          <w:bCs/>
          <w:sz w:val="18"/>
          <w:szCs w:val="18"/>
        </w:rPr>
        <w:t xml:space="preserve"> procedimiento mediante el cual se determina si el prototipo cumple con las especificaciones y atributos predeterminados para salir al mercado.</w:t>
      </w:r>
    </w:p>
    <w:p w14:paraId="131F72C4" w14:textId="77777777" w:rsidR="00C14D6A" w:rsidRPr="004C37CE" w:rsidRDefault="00C14D6A" w:rsidP="00C14D6A">
      <w:pPr>
        <w:jc w:val="both"/>
        <w:rPr>
          <w:rFonts w:ascii="Gotham Book" w:hAnsi="Gotham Book" w:cstheme="minorHAnsi"/>
          <w:bCs/>
          <w:sz w:val="18"/>
          <w:szCs w:val="18"/>
        </w:rPr>
      </w:pPr>
    </w:p>
    <w:p w14:paraId="38827749" w14:textId="77777777" w:rsidR="00C14D6A" w:rsidRPr="004C37CE" w:rsidRDefault="00C14D6A" w:rsidP="00D05CF5">
      <w:pPr>
        <w:pStyle w:val="Prrafodelista"/>
        <w:numPr>
          <w:ilvl w:val="0"/>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OBJETIVOS</w:t>
      </w:r>
    </w:p>
    <w:p w14:paraId="0026FA33" w14:textId="77777777" w:rsidR="00C14D6A" w:rsidRPr="004C37CE" w:rsidRDefault="00C14D6A" w:rsidP="00D05CF5">
      <w:pPr>
        <w:pStyle w:val="Prrafodelista"/>
        <w:numPr>
          <w:ilvl w:val="1"/>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OBJETIVO GENERAL</w:t>
      </w:r>
    </w:p>
    <w:p w14:paraId="72591F5C" w14:textId="77777777" w:rsidR="00C14D6A" w:rsidRPr="004C37CE" w:rsidRDefault="00C14D6A" w:rsidP="00C14D6A">
      <w:pPr>
        <w:jc w:val="both"/>
        <w:rPr>
          <w:rFonts w:ascii="Gotham Book" w:hAnsi="Gotham Book" w:cstheme="minorHAnsi"/>
          <w:bCs/>
          <w:sz w:val="18"/>
          <w:szCs w:val="18"/>
        </w:rPr>
      </w:pPr>
    </w:p>
    <w:p w14:paraId="60150C66" w14:textId="1D47463B" w:rsidR="00C14D6A" w:rsidRDefault="001B7FEB" w:rsidP="00C14D6A">
      <w:pPr>
        <w:jc w:val="both"/>
        <w:rPr>
          <w:rFonts w:ascii="Gotham Book" w:eastAsia="Gotham" w:hAnsi="Gotham Book" w:cs="Gotham"/>
          <w:sz w:val="18"/>
          <w:szCs w:val="18"/>
        </w:rPr>
      </w:pPr>
      <w:r>
        <w:rPr>
          <w:rFonts w:ascii="Gotham Book" w:hAnsi="Gotham Book" w:cs="ArialMT"/>
          <w:sz w:val="18"/>
          <w:szCs w:val="18"/>
        </w:rPr>
        <w:t>I</w:t>
      </w:r>
      <w:r w:rsidRPr="00352BB6">
        <w:rPr>
          <w:rFonts w:ascii="Gotham Book" w:eastAsia="Gotham" w:hAnsi="Gotham Book" w:cs="Gotham"/>
          <w:sz w:val="18"/>
          <w:szCs w:val="18"/>
        </w:rPr>
        <w:t>mpulsar</w:t>
      </w:r>
      <w:r w:rsidRPr="008139C4">
        <w:rPr>
          <w:rFonts w:ascii="Gotham Book" w:eastAsia="Gotham" w:hAnsi="Gotham Book" w:cs="Gotham"/>
          <w:sz w:val="18"/>
          <w:szCs w:val="18"/>
        </w:rPr>
        <w:t xml:space="preserve"> </w:t>
      </w:r>
      <w:r w:rsidRPr="00352BB6">
        <w:rPr>
          <w:rFonts w:ascii="Gotham Book" w:eastAsia="Gotham" w:hAnsi="Gotham Book" w:cs="Gotham"/>
          <w:sz w:val="18"/>
          <w:szCs w:val="18"/>
        </w:rPr>
        <w:t>la innovación y el desarrollo tecnológico en las micro, pequeñas, medianas (</w:t>
      </w:r>
      <w:proofErr w:type="spellStart"/>
      <w:r w:rsidRPr="00352BB6">
        <w:rPr>
          <w:rFonts w:ascii="Gotham Book" w:eastAsia="Gotham" w:hAnsi="Gotham Book" w:cs="Gotham"/>
          <w:sz w:val="18"/>
          <w:szCs w:val="18"/>
        </w:rPr>
        <w:t>MiPyMEs</w:t>
      </w:r>
      <w:proofErr w:type="spellEnd"/>
      <w:r w:rsidRPr="00352BB6">
        <w:rPr>
          <w:rFonts w:ascii="Gotham Book" w:eastAsia="Gotham" w:hAnsi="Gotham Book" w:cs="Gotham"/>
          <w:sz w:val="18"/>
          <w:szCs w:val="18"/>
        </w:rPr>
        <w:t>) y grandes empresas del Estado de México, mediante la vinculación con Instituciones de Educación Media Superior, Superior y/o Centros de Investigación, a través del otorgamiento de apoyos económicos que impulsen la colaboración y el fortalecimiento de capacidades tecnológicas y productivas.</w:t>
      </w:r>
    </w:p>
    <w:p w14:paraId="22899693"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 xml:space="preserve"> </w:t>
      </w:r>
    </w:p>
    <w:p w14:paraId="13624000" w14:textId="77777777" w:rsidR="00C14D6A" w:rsidRPr="004C37CE" w:rsidRDefault="00C14D6A" w:rsidP="00D05CF5">
      <w:pPr>
        <w:pStyle w:val="Prrafodelista"/>
        <w:numPr>
          <w:ilvl w:val="0"/>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UNIVERSO DE ATENCIÓN</w:t>
      </w:r>
    </w:p>
    <w:p w14:paraId="3B3DF520" w14:textId="77777777" w:rsidR="00C14D6A" w:rsidRPr="004C37CE" w:rsidRDefault="00C14D6A" w:rsidP="00C14D6A">
      <w:pPr>
        <w:jc w:val="both"/>
        <w:rPr>
          <w:rFonts w:ascii="Gotham Book" w:eastAsia="Gotham" w:hAnsi="Gotham Book" w:cs="Gotham"/>
          <w:sz w:val="18"/>
          <w:szCs w:val="18"/>
        </w:rPr>
      </w:pPr>
      <w:r w:rsidRPr="004C37CE">
        <w:rPr>
          <w:rStyle w:val="Textoennegrita"/>
          <w:rFonts w:ascii="Gotham Book" w:eastAsia="Gotham" w:hAnsi="Gotham Book" w:cs="Gotham"/>
          <w:sz w:val="18"/>
          <w:szCs w:val="18"/>
        </w:rPr>
        <w:t xml:space="preserve"> a) Población Universo: </w:t>
      </w:r>
      <w:r w:rsidRPr="004C37CE">
        <w:rPr>
          <w:rFonts w:ascii="Gotham Book" w:eastAsia="Gotham" w:hAnsi="Gotham Book" w:cs="Gotham"/>
          <w:sz w:val="18"/>
          <w:szCs w:val="18"/>
        </w:rPr>
        <w:t>Micro, pequeñas, medianas y grandes empresas legalmente constituidas en el Estado de México.</w:t>
      </w:r>
    </w:p>
    <w:p w14:paraId="52F19E25" w14:textId="77777777" w:rsidR="00C14D6A" w:rsidRPr="004C37CE" w:rsidRDefault="00C14D6A" w:rsidP="00C14D6A">
      <w:pPr>
        <w:jc w:val="both"/>
        <w:rPr>
          <w:rFonts w:ascii="Gotham Book" w:hAnsi="Gotham Book" w:cstheme="minorHAnsi"/>
          <w:bCs/>
          <w:sz w:val="18"/>
          <w:szCs w:val="18"/>
        </w:rPr>
      </w:pPr>
    </w:p>
    <w:p w14:paraId="1A4CE343" w14:textId="77777777" w:rsidR="00C14D6A" w:rsidRPr="004C37CE" w:rsidRDefault="00C14D6A" w:rsidP="00C14D6A">
      <w:pPr>
        <w:jc w:val="both"/>
        <w:rPr>
          <w:rFonts w:ascii="Gotham Book" w:eastAsia="Gotham" w:hAnsi="Gotham Book" w:cs="Gotham"/>
          <w:sz w:val="18"/>
          <w:szCs w:val="18"/>
        </w:rPr>
      </w:pPr>
      <w:r w:rsidRPr="004C37CE">
        <w:rPr>
          <w:rStyle w:val="Textoennegrita"/>
          <w:rFonts w:ascii="Gotham Book" w:eastAsia="Segoe UI" w:hAnsi="Gotham Book" w:cs="Segoe UI"/>
          <w:sz w:val="18"/>
          <w:szCs w:val="18"/>
        </w:rPr>
        <w:t xml:space="preserve"> b) Población Potencial:</w:t>
      </w:r>
      <w:r w:rsidRPr="004C37CE">
        <w:rPr>
          <w:rStyle w:val="Textoennegrita"/>
          <w:rFonts w:ascii="Gotham Book" w:eastAsia="Gotham" w:hAnsi="Gotham Book" w:cs="Gotham"/>
          <w:sz w:val="18"/>
          <w:szCs w:val="18"/>
        </w:rPr>
        <w:t xml:space="preserve"> </w:t>
      </w:r>
      <w:r w:rsidRPr="004C37CE">
        <w:rPr>
          <w:rFonts w:ascii="Gotham Book" w:eastAsia="Gotham" w:hAnsi="Gotham Book" w:cs="Gotham"/>
          <w:sz w:val="18"/>
          <w:szCs w:val="18"/>
        </w:rPr>
        <w:t>Micro, pequeñas, medianas y grandes empresas legalmente constituidas en el Estado de México, con un mínimo de dos años de operación.</w:t>
      </w:r>
    </w:p>
    <w:p w14:paraId="12B73172" w14:textId="77777777" w:rsidR="00C14D6A" w:rsidRPr="004C37CE" w:rsidRDefault="00C14D6A" w:rsidP="00C14D6A">
      <w:pPr>
        <w:jc w:val="both"/>
        <w:rPr>
          <w:rFonts w:ascii="Gotham Book" w:eastAsia="Segoe UI" w:hAnsi="Gotham Book" w:cs="Segoe UI"/>
          <w:sz w:val="18"/>
          <w:szCs w:val="18"/>
        </w:rPr>
      </w:pPr>
    </w:p>
    <w:p w14:paraId="18F0AD6C" w14:textId="77777777" w:rsidR="00C14D6A" w:rsidRPr="004C37CE" w:rsidRDefault="00C14D6A" w:rsidP="00C14D6A">
      <w:pPr>
        <w:jc w:val="both"/>
        <w:rPr>
          <w:rFonts w:ascii="Gotham Book" w:eastAsia="Gotham" w:hAnsi="Gotham Book" w:cs="Gotham"/>
          <w:sz w:val="18"/>
          <w:szCs w:val="18"/>
        </w:rPr>
      </w:pPr>
      <w:bookmarkStart w:id="1" w:name="_Hlk184897093"/>
      <w:r w:rsidRPr="004C37CE">
        <w:rPr>
          <w:rStyle w:val="Textoennegrita"/>
          <w:rFonts w:ascii="Gotham Book" w:eastAsia="Gotham" w:hAnsi="Gotham Book" w:cs="Gotham"/>
          <w:sz w:val="18"/>
          <w:szCs w:val="18"/>
        </w:rPr>
        <w:t xml:space="preserve">c) Población Objetivo: </w:t>
      </w:r>
      <w:r w:rsidRPr="004C37CE">
        <w:rPr>
          <w:rFonts w:ascii="Gotham Book" w:eastAsia="Gotham" w:hAnsi="Gotham Book" w:cs="Gotham"/>
          <w:sz w:val="18"/>
          <w:szCs w:val="18"/>
        </w:rPr>
        <w:t xml:space="preserve">Micro, pequeñas, medianas y grandes empresas legalmente constituidas en el Estado de México, con un mínimo de dos años de operación, que presenten una propuesta de desarrollo y/o innovación tecnológica </w:t>
      </w:r>
      <w:r>
        <w:rPr>
          <w:rFonts w:ascii="Gotham Book" w:eastAsia="Gotham" w:hAnsi="Gotham Book" w:cs="Gotham"/>
          <w:sz w:val="18"/>
          <w:szCs w:val="18"/>
        </w:rPr>
        <w:t xml:space="preserve">en vinculación con alguna Institución de Educación Media Superior, Superior y/o Centro de Investigación </w:t>
      </w:r>
      <w:r w:rsidRPr="004C37CE">
        <w:rPr>
          <w:rFonts w:ascii="Gotham Book" w:eastAsia="Gotham" w:hAnsi="Gotham Book" w:cs="Gotham"/>
          <w:sz w:val="18"/>
          <w:szCs w:val="18"/>
        </w:rPr>
        <w:t xml:space="preserve">relacionada con su actividad económica, preferentemente en los sectores estratégicos: agroalimentario, automotriz, desarrollo sustentable, manufactura, plástico, químico, salud y tecnologías de la información y la comunicación. </w:t>
      </w:r>
      <w:bookmarkEnd w:id="1"/>
    </w:p>
    <w:p w14:paraId="6439B4E4" w14:textId="77777777" w:rsidR="00C14D6A" w:rsidRPr="004C37CE" w:rsidDel="005F5FFD" w:rsidRDefault="00C14D6A" w:rsidP="00C14D6A">
      <w:pPr>
        <w:jc w:val="both"/>
        <w:rPr>
          <w:rFonts w:ascii="Gotham Book" w:eastAsia="Gotham" w:hAnsi="Gotham Book" w:cs="Gotham"/>
          <w:sz w:val="18"/>
          <w:szCs w:val="18"/>
        </w:rPr>
      </w:pPr>
    </w:p>
    <w:p w14:paraId="14DD7290" w14:textId="77777777" w:rsidR="00C14D6A" w:rsidRPr="004C37CE" w:rsidRDefault="00C14D6A" w:rsidP="00D05CF5">
      <w:pPr>
        <w:pStyle w:val="Prrafodelista"/>
        <w:numPr>
          <w:ilvl w:val="0"/>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COBERTURA</w:t>
      </w:r>
    </w:p>
    <w:p w14:paraId="0E80A8BA" w14:textId="77777777" w:rsidR="00C14D6A" w:rsidRPr="004C37CE" w:rsidRDefault="00C14D6A" w:rsidP="00C14D6A">
      <w:pPr>
        <w:tabs>
          <w:tab w:val="left" w:pos="1137"/>
        </w:tabs>
        <w:jc w:val="both"/>
        <w:rPr>
          <w:rFonts w:ascii="Gotham Book" w:eastAsia="Gotham" w:hAnsi="Gotham Book" w:cs="Gotham"/>
          <w:sz w:val="18"/>
          <w:szCs w:val="18"/>
        </w:rPr>
      </w:pPr>
      <w:r w:rsidRPr="004C37CE">
        <w:rPr>
          <w:rFonts w:ascii="Gotham Book" w:eastAsia="Gotham" w:hAnsi="Gotham Book" w:cs="Gotham"/>
          <w:sz w:val="18"/>
          <w:szCs w:val="18"/>
        </w:rPr>
        <w:t>El Programa está dirigido a micro, pequeñas, medianas y grandes empresas de los 125 municipios del Estado de México, atendiendo a la población objetivo y conforme a lo dispuesto en las presentes Reglas de Operación.</w:t>
      </w:r>
    </w:p>
    <w:p w14:paraId="78D593B3" w14:textId="77777777" w:rsidR="00C14D6A" w:rsidRPr="004C37CE" w:rsidRDefault="00C14D6A" w:rsidP="00C14D6A">
      <w:pPr>
        <w:jc w:val="both"/>
        <w:rPr>
          <w:rFonts w:ascii="Gotham Book" w:hAnsi="Gotham Book" w:cstheme="minorHAnsi"/>
          <w:bCs/>
          <w:sz w:val="18"/>
          <w:szCs w:val="18"/>
        </w:rPr>
      </w:pPr>
    </w:p>
    <w:p w14:paraId="349039B5" w14:textId="77777777" w:rsidR="00C14D6A" w:rsidRPr="004C37CE" w:rsidRDefault="00C14D6A" w:rsidP="00D05CF5">
      <w:pPr>
        <w:pStyle w:val="Prrafodelista"/>
        <w:numPr>
          <w:ilvl w:val="0"/>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APOYO</w:t>
      </w:r>
    </w:p>
    <w:p w14:paraId="1C029C03" w14:textId="77777777" w:rsidR="00C14D6A" w:rsidRPr="004C37CE" w:rsidRDefault="00C14D6A" w:rsidP="00D05CF5">
      <w:pPr>
        <w:pStyle w:val="Prrafodelista"/>
        <w:numPr>
          <w:ilvl w:val="1"/>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TIPO DE APOYO</w:t>
      </w:r>
    </w:p>
    <w:p w14:paraId="2B27EEF7" w14:textId="77777777" w:rsidR="00C14D6A" w:rsidRPr="004C37CE" w:rsidRDefault="00C14D6A" w:rsidP="00C14D6A">
      <w:pPr>
        <w:jc w:val="both"/>
        <w:rPr>
          <w:rFonts w:ascii="Gotham Book" w:hAnsi="Gotham Book"/>
          <w:sz w:val="18"/>
          <w:szCs w:val="18"/>
        </w:rPr>
      </w:pPr>
      <w:r w:rsidRPr="004C37CE">
        <w:rPr>
          <w:rFonts w:ascii="Gotham Book" w:hAnsi="Gotham Book"/>
          <w:sz w:val="18"/>
          <w:szCs w:val="18"/>
        </w:rPr>
        <w:t>El apoyo económico será otorgado hasta en dos ministraciones a las personas beneficiarias y se asignará de conformidad con las presentes reglas, la convocatoria, acuerdo y lineamientos aplicables; así como a la disponibilidad presupuestal y líquida con la que cuente el COMECYT.</w:t>
      </w:r>
    </w:p>
    <w:p w14:paraId="36074556" w14:textId="77777777" w:rsidR="00C14D6A" w:rsidRPr="004C37CE" w:rsidRDefault="00C14D6A" w:rsidP="00C14D6A">
      <w:pPr>
        <w:jc w:val="both"/>
        <w:rPr>
          <w:rFonts w:ascii="Gotham Book" w:hAnsi="Gotham Book"/>
          <w:sz w:val="18"/>
          <w:szCs w:val="18"/>
        </w:rPr>
      </w:pPr>
    </w:p>
    <w:p w14:paraId="4FFBB248" w14:textId="77777777" w:rsidR="00C14D6A" w:rsidRPr="004C37CE" w:rsidRDefault="00C14D6A" w:rsidP="00D05CF5">
      <w:pPr>
        <w:pStyle w:val="Prrafodelista"/>
        <w:numPr>
          <w:ilvl w:val="1"/>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MONTO DE APOYO</w:t>
      </w:r>
    </w:p>
    <w:p w14:paraId="05F35D49"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 xml:space="preserve">Se otorgará un apoyo por proyecto de hasta $1,000,000.00 (Un millón de pesos 00/100 m.n.). Con una concurrencia conforme a lo siguiente: </w:t>
      </w:r>
    </w:p>
    <w:p w14:paraId="644E66ED" w14:textId="77777777" w:rsidR="00C14D6A" w:rsidRPr="004C37CE" w:rsidRDefault="00C14D6A" w:rsidP="00C14D6A">
      <w:pPr>
        <w:jc w:val="both"/>
        <w:rPr>
          <w:rFonts w:ascii="Gotham Book" w:hAnsi="Gotham Book" w:cstheme="minorHAnsi"/>
          <w:bCs/>
          <w:sz w:val="18"/>
          <w:szCs w:val="18"/>
        </w:rPr>
      </w:pPr>
    </w:p>
    <w:tbl>
      <w:tblPr>
        <w:tblW w:w="0" w:type="auto"/>
        <w:jc w:val="center"/>
        <w:tblLayout w:type="fixed"/>
        <w:tblLook w:val="04A0" w:firstRow="1" w:lastRow="0" w:firstColumn="1" w:lastColumn="0" w:noHBand="0" w:noVBand="1"/>
      </w:tblPr>
      <w:tblGrid>
        <w:gridCol w:w="2263"/>
        <w:gridCol w:w="2402"/>
        <w:gridCol w:w="2418"/>
      </w:tblGrid>
      <w:tr w:rsidR="00C14D6A" w:rsidRPr="00AC75F5" w14:paraId="00B1BEFF" w14:textId="77777777" w:rsidTr="00C95044">
        <w:trPr>
          <w:jc w:val="center"/>
        </w:trPr>
        <w:tc>
          <w:tcPr>
            <w:tcW w:w="2263" w:type="dxa"/>
            <w:vAlign w:val="center"/>
          </w:tcPr>
          <w:p w14:paraId="2ECF6EC9" w14:textId="77777777" w:rsidR="00C14D6A" w:rsidRPr="00AC75F5" w:rsidRDefault="00C14D6A" w:rsidP="003F2084">
            <w:pPr>
              <w:tabs>
                <w:tab w:val="left" w:pos="1137"/>
              </w:tabs>
              <w:ind w:right="253"/>
              <w:jc w:val="both"/>
              <w:rPr>
                <w:rFonts w:ascii="Gotham Book" w:hAnsi="Gotham Book"/>
                <w:b/>
                <w:sz w:val="18"/>
                <w:szCs w:val="18"/>
              </w:rPr>
            </w:pPr>
            <w:r w:rsidRPr="00AC75F5">
              <w:rPr>
                <w:rFonts w:ascii="Gotham Book" w:hAnsi="Gotham Book"/>
                <w:b/>
                <w:sz w:val="18"/>
                <w:szCs w:val="18"/>
              </w:rPr>
              <w:t xml:space="preserve">Aportación máxima COMECYT (M.N.) </w:t>
            </w:r>
          </w:p>
        </w:tc>
        <w:tc>
          <w:tcPr>
            <w:tcW w:w="2402" w:type="dxa"/>
            <w:vAlign w:val="center"/>
          </w:tcPr>
          <w:p w14:paraId="66D9E2F1" w14:textId="77777777" w:rsidR="00C14D6A" w:rsidRPr="00AC75F5" w:rsidRDefault="00C14D6A" w:rsidP="003F2084">
            <w:pPr>
              <w:tabs>
                <w:tab w:val="left" w:pos="1137"/>
              </w:tabs>
              <w:ind w:right="253"/>
              <w:jc w:val="both"/>
              <w:rPr>
                <w:rFonts w:ascii="Gotham Book" w:hAnsi="Gotham Book"/>
                <w:b/>
                <w:sz w:val="18"/>
                <w:szCs w:val="18"/>
              </w:rPr>
            </w:pPr>
            <w:r w:rsidRPr="00AC75F5">
              <w:rPr>
                <w:rFonts w:ascii="Gotham Book" w:hAnsi="Gotham Book"/>
                <w:b/>
                <w:sz w:val="18"/>
                <w:szCs w:val="18"/>
              </w:rPr>
              <w:t xml:space="preserve">Aportación mínima concurrente por la empresa (M.N.) </w:t>
            </w:r>
          </w:p>
        </w:tc>
        <w:tc>
          <w:tcPr>
            <w:tcW w:w="2418" w:type="dxa"/>
          </w:tcPr>
          <w:p w14:paraId="4FE43428" w14:textId="77777777" w:rsidR="00C14D6A" w:rsidRPr="00AC75F5" w:rsidRDefault="00C14D6A" w:rsidP="003F2084">
            <w:pPr>
              <w:tabs>
                <w:tab w:val="left" w:pos="1137"/>
              </w:tabs>
              <w:ind w:right="253"/>
              <w:jc w:val="both"/>
              <w:rPr>
                <w:rFonts w:ascii="Gotham Book" w:hAnsi="Gotham Book"/>
                <w:b/>
                <w:sz w:val="18"/>
                <w:szCs w:val="18"/>
              </w:rPr>
            </w:pPr>
            <w:r w:rsidRPr="00AC75F5">
              <w:rPr>
                <w:rFonts w:ascii="Gotham Book" w:hAnsi="Gotham Book"/>
                <w:b/>
                <w:sz w:val="18"/>
                <w:szCs w:val="18"/>
              </w:rPr>
              <w:t xml:space="preserve">Total para desarrollo del proyecto (m.n.) </w:t>
            </w:r>
          </w:p>
        </w:tc>
      </w:tr>
      <w:tr w:rsidR="00C14D6A" w:rsidRPr="00AC75F5" w14:paraId="414E8F62" w14:textId="77777777" w:rsidTr="00C95044">
        <w:trPr>
          <w:jc w:val="center"/>
        </w:trPr>
        <w:tc>
          <w:tcPr>
            <w:tcW w:w="2263" w:type="dxa"/>
            <w:vAlign w:val="center"/>
          </w:tcPr>
          <w:p w14:paraId="3DF8F5A8" w14:textId="77777777" w:rsidR="00C14D6A" w:rsidRPr="00AC75F5" w:rsidRDefault="00C14D6A" w:rsidP="003F2084">
            <w:pPr>
              <w:tabs>
                <w:tab w:val="left" w:pos="1137"/>
              </w:tabs>
              <w:ind w:right="253"/>
              <w:jc w:val="both"/>
              <w:rPr>
                <w:rFonts w:ascii="Gotham Book" w:hAnsi="Gotham Book"/>
                <w:bCs/>
                <w:sz w:val="18"/>
                <w:szCs w:val="18"/>
              </w:rPr>
            </w:pPr>
            <w:r w:rsidRPr="00AC75F5">
              <w:rPr>
                <w:rFonts w:ascii="Gotham Book" w:hAnsi="Gotham Book"/>
                <w:bCs/>
                <w:sz w:val="18"/>
                <w:szCs w:val="18"/>
              </w:rPr>
              <w:t>$1,000,000.00</w:t>
            </w:r>
          </w:p>
        </w:tc>
        <w:tc>
          <w:tcPr>
            <w:tcW w:w="2402" w:type="dxa"/>
            <w:vAlign w:val="center"/>
          </w:tcPr>
          <w:p w14:paraId="12F510A4" w14:textId="77777777" w:rsidR="00C14D6A" w:rsidRPr="00AC75F5" w:rsidRDefault="00C14D6A" w:rsidP="003F2084">
            <w:pPr>
              <w:tabs>
                <w:tab w:val="left" w:pos="1137"/>
              </w:tabs>
              <w:ind w:right="253"/>
              <w:jc w:val="both"/>
              <w:rPr>
                <w:rFonts w:ascii="Gotham Book" w:hAnsi="Gotham Book"/>
                <w:bCs/>
                <w:sz w:val="18"/>
                <w:szCs w:val="18"/>
              </w:rPr>
            </w:pPr>
            <w:r w:rsidRPr="00AC75F5">
              <w:rPr>
                <w:rFonts w:ascii="Gotham Book" w:hAnsi="Gotham Book"/>
                <w:bCs/>
                <w:sz w:val="18"/>
                <w:szCs w:val="18"/>
              </w:rPr>
              <w:t>$300,000.00</w:t>
            </w:r>
          </w:p>
        </w:tc>
        <w:tc>
          <w:tcPr>
            <w:tcW w:w="2418" w:type="dxa"/>
            <w:vAlign w:val="center"/>
          </w:tcPr>
          <w:p w14:paraId="5E8C2404" w14:textId="77777777" w:rsidR="00C14D6A" w:rsidRPr="00AC75F5" w:rsidRDefault="00C14D6A" w:rsidP="003F2084">
            <w:pPr>
              <w:tabs>
                <w:tab w:val="left" w:pos="1137"/>
              </w:tabs>
              <w:ind w:right="253"/>
              <w:jc w:val="both"/>
              <w:rPr>
                <w:rFonts w:ascii="Gotham Book" w:hAnsi="Gotham Book"/>
                <w:bCs/>
                <w:sz w:val="18"/>
                <w:szCs w:val="18"/>
              </w:rPr>
            </w:pPr>
            <w:r w:rsidRPr="00AC75F5">
              <w:rPr>
                <w:rFonts w:ascii="Gotham Book" w:hAnsi="Gotham Book"/>
                <w:bCs/>
                <w:sz w:val="18"/>
                <w:szCs w:val="18"/>
              </w:rPr>
              <w:t>$1,300,000.00</w:t>
            </w:r>
          </w:p>
        </w:tc>
      </w:tr>
    </w:tbl>
    <w:p w14:paraId="7DDF8BF3" w14:textId="77777777" w:rsidR="00C14D6A" w:rsidRPr="004C37CE" w:rsidRDefault="00C14D6A" w:rsidP="00C14D6A">
      <w:pPr>
        <w:jc w:val="both"/>
        <w:rPr>
          <w:rFonts w:ascii="Gotham Book" w:hAnsi="Gotham Book" w:cstheme="minorHAnsi"/>
          <w:bCs/>
          <w:sz w:val="18"/>
          <w:szCs w:val="18"/>
        </w:rPr>
      </w:pPr>
    </w:p>
    <w:p w14:paraId="0408D1F5" w14:textId="77777777" w:rsidR="00C14D6A" w:rsidRDefault="00C14D6A" w:rsidP="00C14D6A">
      <w:pPr>
        <w:jc w:val="both"/>
        <w:rPr>
          <w:rFonts w:ascii="Gotham Book" w:hAnsi="Gotham Book" w:cstheme="minorHAnsi"/>
          <w:bCs/>
          <w:sz w:val="18"/>
          <w:szCs w:val="18"/>
        </w:rPr>
      </w:pPr>
      <w:r w:rsidRPr="00DA5D5C">
        <w:rPr>
          <w:rFonts w:ascii="Gotham Book" w:hAnsi="Gotham Book" w:cstheme="minorHAnsi"/>
          <w:bCs/>
          <w:sz w:val="18"/>
          <w:szCs w:val="18"/>
        </w:rPr>
        <w:t>El monto del apoyo económico susceptible de aprobación será el solicitado por la Persona Solicitante y se determinará con base en el presupuesto desglosado y los alcances del Proyecto establecidos en el Anexo 1. Plan de Trabajo y el Anexo 2. Presupuesto, sin exceder el monto máximo autorizado.</w:t>
      </w:r>
    </w:p>
    <w:p w14:paraId="2B6FDDEA" w14:textId="77777777" w:rsidR="006D6285" w:rsidRPr="00DA5D5C" w:rsidRDefault="006D6285" w:rsidP="00C14D6A">
      <w:pPr>
        <w:jc w:val="both"/>
        <w:rPr>
          <w:rFonts w:ascii="Gotham Book" w:hAnsi="Gotham Book" w:cstheme="minorHAnsi"/>
          <w:bCs/>
          <w:sz w:val="18"/>
          <w:szCs w:val="18"/>
        </w:rPr>
      </w:pPr>
    </w:p>
    <w:p w14:paraId="616B4E09" w14:textId="193138B1" w:rsidR="00C14D6A" w:rsidRDefault="00C14D6A" w:rsidP="00C14D6A">
      <w:pPr>
        <w:jc w:val="both"/>
        <w:rPr>
          <w:rFonts w:ascii="Gotham Book" w:hAnsi="Gotham Book" w:cstheme="minorHAnsi"/>
          <w:bCs/>
          <w:sz w:val="18"/>
          <w:szCs w:val="18"/>
        </w:rPr>
      </w:pPr>
      <w:r w:rsidRPr="00DA5D5C">
        <w:rPr>
          <w:rFonts w:ascii="Gotham Book" w:hAnsi="Gotham Book" w:cstheme="minorHAnsi"/>
          <w:bCs/>
          <w:sz w:val="18"/>
          <w:szCs w:val="18"/>
        </w:rPr>
        <w:t>La procedencia y, en su caso, el aju</w:t>
      </w:r>
      <w:r w:rsidR="00C95044">
        <w:rPr>
          <w:rFonts w:ascii="Gotham Book" w:hAnsi="Gotham Book" w:cstheme="minorHAnsi"/>
          <w:bCs/>
          <w:sz w:val="18"/>
          <w:szCs w:val="18"/>
        </w:rPr>
        <w:t>ste del monto solicitado estará</w:t>
      </w:r>
      <w:r w:rsidRPr="00DA5D5C">
        <w:rPr>
          <w:rFonts w:ascii="Gotham Book" w:hAnsi="Gotham Book" w:cstheme="minorHAnsi"/>
          <w:bCs/>
          <w:sz w:val="18"/>
          <w:szCs w:val="18"/>
        </w:rPr>
        <w:t xml:space="preserve"> sujetos a la evaluación técnica y financiera de la Propuesta,</w:t>
      </w:r>
      <w:r w:rsidR="005324CD">
        <w:rPr>
          <w:rFonts w:ascii="Gotham Book" w:hAnsi="Gotham Book" w:cstheme="minorHAnsi"/>
          <w:bCs/>
          <w:sz w:val="18"/>
          <w:szCs w:val="18"/>
        </w:rPr>
        <w:t xml:space="preserve"> de conformidad con el numeral </w:t>
      </w:r>
      <w:r w:rsidR="00BC6CCE">
        <w:rPr>
          <w:rFonts w:ascii="Gotham Book" w:hAnsi="Gotham Book" w:cstheme="minorHAnsi"/>
          <w:bCs/>
          <w:sz w:val="18"/>
          <w:szCs w:val="18"/>
        </w:rPr>
        <w:t>10.1.2 de las presentes Reglas,</w:t>
      </w:r>
      <w:r w:rsidRPr="00DA5D5C">
        <w:rPr>
          <w:rFonts w:ascii="Gotham Book" w:hAnsi="Gotham Book" w:cstheme="minorHAnsi"/>
          <w:bCs/>
          <w:sz w:val="18"/>
          <w:szCs w:val="18"/>
        </w:rPr>
        <w:t xml:space="preserve"> considerando la congruencia entre objetivos, actividades, entregables, cronograma y presupuesto, así como su viabilidad y pertinencia, quedando debidamente sustentados en el dictamen correspondiente emitido por la persona evaluadora</w:t>
      </w:r>
      <w:r w:rsidR="00006298">
        <w:rPr>
          <w:rFonts w:ascii="Gotham Book" w:hAnsi="Gotham Book" w:cstheme="minorHAnsi"/>
          <w:bCs/>
          <w:sz w:val="18"/>
          <w:szCs w:val="18"/>
        </w:rPr>
        <w:t xml:space="preserve"> en la primera etapa</w:t>
      </w:r>
      <w:r w:rsidRPr="00DA5D5C">
        <w:rPr>
          <w:rFonts w:ascii="Gotham Book" w:hAnsi="Gotham Book" w:cstheme="minorHAnsi"/>
          <w:bCs/>
          <w:sz w:val="18"/>
          <w:szCs w:val="18"/>
        </w:rPr>
        <w:t>.</w:t>
      </w:r>
    </w:p>
    <w:p w14:paraId="29C53ABC" w14:textId="77777777" w:rsidR="006D6285" w:rsidRPr="00DA5D5C" w:rsidRDefault="006D6285" w:rsidP="00C14D6A">
      <w:pPr>
        <w:jc w:val="both"/>
        <w:rPr>
          <w:rFonts w:ascii="Gotham Book" w:hAnsi="Gotham Book" w:cstheme="minorHAnsi"/>
          <w:bCs/>
          <w:sz w:val="18"/>
          <w:szCs w:val="18"/>
        </w:rPr>
      </w:pPr>
    </w:p>
    <w:p w14:paraId="6C9DABA6" w14:textId="77777777" w:rsidR="00C14D6A" w:rsidRPr="00DA5D5C" w:rsidRDefault="00C14D6A" w:rsidP="00C14D6A">
      <w:pPr>
        <w:jc w:val="both"/>
        <w:rPr>
          <w:rFonts w:ascii="Gotham Book" w:hAnsi="Gotham Book" w:cstheme="minorHAnsi"/>
          <w:bCs/>
          <w:sz w:val="18"/>
          <w:szCs w:val="18"/>
        </w:rPr>
      </w:pPr>
      <w:r w:rsidRPr="00DA5D5C">
        <w:rPr>
          <w:rFonts w:ascii="Gotham Book" w:hAnsi="Gotham Book" w:cstheme="minorHAnsi"/>
          <w:bCs/>
          <w:sz w:val="18"/>
          <w:szCs w:val="18"/>
        </w:rPr>
        <w:t>La asignación del apoyo estará sujeta a la disponibilidad presupuestal y de liquidez del COMECYT, sin que la falta de recursos genere responsabilidad alguna para dicho organismo.</w:t>
      </w:r>
    </w:p>
    <w:p w14:paraId="77CEED39"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 xml:space="preserve">El apoyo económico será destinado única y exclusivamente a la realización de cada proyecto. </w:t>
      </w:r>
    </w:p>
    <w:p w14:paraId="586F8F87" w14:textId="77777777" w:rsidR="00C14D6A" w:rsidRPr="004C37CE" w:rsidRDefault="00C14D6A" w:rsidP="00C14D6A">
      <w:pPr>
        <w:jc w:val="both"/>
        <w:rPr>
          <w:rFonts w:ascii="Gotham Book" w:hAnsi="Gotham Book" w:cstheme="minorHAnsi"/>
          <w:bCs/>
          <w:sz w:val="18"/>
          <w:szCs w:val="18"/>
        </w:rPr>
      </w:pPr>
    </w:p>
    <w:p w14:paraId="4AE21691" w14:textId="77777777" w:rsidR="00C14D6A" w:rsidRPr="004C37CE" w:rsidRDefault="00C14D6A" w:rsidP="00D05CF5">
      <w:pPr>
        <w:pStyle w:val="Prrafodelista"/>
        <w:numPr>
          <w:ilvl w:val="1"/>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ORIGEN DE LOS RECURSOS</w:t>
      </w:r>
    </w:p>
    <w:p w14:paraId="5E88A16D" w14:textId="176D7290" w:rsidR="00C14D6A"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lastRenderedPageBreak/>
        <w:t>El recurso proviene del presupuesto estatal asignado y autorizado anualmente al COMECYT, con base en la disponibilidad presupuestal establecida en la Ley de Ingresos</w:t>
      </w:r>
      <w:r w:rsidR="009809C8">
        <w:rPr>
          <w:rFonts w:ascii="Gotham Book" w:hAnsi="Gotham Book" w:cstheme="minorHAnsi"/>
          <w:bCs/>
          <w:sz w:val="18"/>
          <w:szCs w:val="18"/>
        </w:rPr>
        <w:t xml:space="preserve"> del Estado de México</w:t>
      </w:r>
      <w:r w:rsidRPr="004C37CE">
        <w:rPr>
          <w:rFonts w:ascii="Gotham Book" w:hAnsi="Gotham Book" w:cstheme="minorHAnsi"/>
          <w:bCs/>
          <w:sz w:val="18"/>
          <w:szCs w:val="18"/>
        </w:rPr>
        <w:t xml:space="preserve"> y </w:t>
      </w:r>
      <w:r w:rsidR="009809C8">
        <w:rPr>
          <w:rFonts w:ascii="Gotham Book" w:hAnsi="Gotham Book" w:cstheme="minorHAnsi"/>
          <w:bCs/>
          <w:sz w:val="18"/>
          <w:szCs w:val="18"/>
        </w:rPr>
        <w:t xml:space="preserve">en </w:t>
      </w:r>
      <w:r w:rsidRPr="004C37CE">
        <w:rPr>
          <w:rFonts w:ascii="Gotham Book" w:hAnsi="Gotham Book" w:cstheme="minorHAnsi"/>
          <w:bCs/>
          <w:sz w:val="18"/>
          <w:szCs w:val="18"/>
        </w:rPr>
        <w:t xml:space="preserve">el Presupuesto de Egresos </w:t>
      </w:r>
      <w:r w:rsidR="009809C8">
        <w:rPr>
          <w:rFonts w:ascii="Gotham Book" w:hAnsi="Gotham Book" w:cstheme="minorHAnsi"/>
          <w:bCs/>
          <w:sz w:val="18"/>
          <w:szCs w:val="18"/>
        </w:rPr>
        <w:t xml:space="preserve">del Gobierno </w:t>
      </w:r>
      <w:r w:rsidRPr="004C37CE">
        <w:rPr>
          <w:rFonts w:ascii="Gotham Book" w:hAnsi="Gotham Book" w:cstheme="minorHAnsi"/>
          <w:bCs/>
          <w:sz w:val="18"/>
          <w:szCs w:val="18"/>
        </w:rPr>
        <w:t>del Estado de México</w:t>
      </w:r>
      <w:r w:rsidR="009809C8">
        <w:rPr>
          <w:rFonts w:ascii="Gotham Book" w:hAnsi="Gotham Book" w:cstheme="minorHAnsi"/>
          <w:bCs/>
          <w:sz w:val="18"/>
          <w:szCs w:val="18"/>
        </w:rPr>
        <w:t xml:space="preserve"> para el ejercicio fiscal 2026</w:t>
      </w:r>
      <w:r w:rsidRPr="004C37CE">
        <w:rPr>
          <w:rFonts w:ascii="Gotham Book" w:hAnsi="Gotham Book" w:cstheme="minorHAnsi"/>
          <w:bCs/>
          <w:sz w:val="18"/>
          <w:szCs w:val="18"/>
        </w:rPr>
        <w:t xml:space="preserve">, conforme a las disposiciones legales y normativas aplicables. </w:t>
      </w:r>
    </w:p>
    <w:p w14:paraId="127B400D" w14:textId="77777777" w:rsidR="00436D47" w:rsidRPr="004C37CE" w:rsidRDefault="00436D47" w:rsidP="00C14D6A">
      <w:pPr>
        <w:jc w:val="both"/>
        <w:rPr>
          <w:rFonts w:ascii="Gotham Book" w:hAnsi="Gotham Book" w:cstheme="minorHAnsi"/>
          <w:bCs/>
          <w:sz w:val="18"/>
          <w:szCs w:val="18"/>
        </w:rPr>
      </w:pPr>
    </w:p>
    <w:p w14:paraId="3AA5A9E4"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 xml:space="preserve">La asignación y uso del recurso se rige por los principios de transparencia, eficiencia y rendición de cuentas, garantizando su correcta aplicación en la implementación de este programa.  </w:t>
      </w:r>
    </w:p>
    <w:p w14:paraId="00735AC3" w14:textId="77777777" w:rsidR="00C14D6A" w:rsidRPr="004C37CE" w:rsidRDefault="00C14D6A" w:rsidP="00C14D6A">
      <w:pPr>
        <w:jc w:val="both"/>
        <w:rPr>
          <w:rFonts w:ascii="Gotham Book" w:hAnsi="Gotham Book" w:cstheme="minorHAnsi"/>
          <w:bCs/>
          <w:sz w:val="18"/>
          <w:szCs w:val="18"/>
        </w:rPr>
      </w:pPr>
    </w:p>
    <w:p w14:paraId="646D9087" w14:textId="77777777" w:rsidR="00C14D6A" w:rsidRPr="004C37CE" w:rsidRDefault="00C14D6A" w:rsidP="00D05CF5">
      <w:pPr>
        <w:pStyle w:val="Prrafodelista"/>
        <w:numPr>
          <w:ilvl w:val="0"/>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MECANISMOS DE ENROLAMIENTO</w:t>
      </w:r>
    </w:p>
    <w:p w14:paraId="5A4E72E5" w14:textId="77777777" w:rsidR="00C14D6A" w:rsidRDefault="00C14D6A" w:rsidP="00C14D6A">
      <w:pPr>
        <w:contextualSpacing/>
        <w:jc w:val="both"/>
        <w:rPr>
          <w:rFonts w:ascii="Gotham Book" w:hAnsi="Gotham Book" w:cs="ArialMT"/>
          <w:sz w:val="18"/>
          <w:szCs w:val="18"/>
        </w:rPr>
      </w:pPr>
      <w:r w:rsidRPr="004C37CE">
        <w:rPr>
          <w:rFonts w:ascii="Gotham Book" w:hAnsi="Gotham Book" w:cs="ArialMT"/>
          <w:sz w:val="18"/>
          <w:szCs w:val="18"/>
        </w:rPr>
        <w:t>Las Personas solicitantes interesadas en participar en el Programa deberán presentar su solicitud de acuerdo con lo establecido en las presentes Reglas de Operación y Convocatoria correspondiente.</w:t>
      </w:r>
    </w:p>
    <w:p w14:paraId="2C773AB7" w14:textId="77777777" w:rsidR="00436D47" w:rsidRPr="004C37CE" w:rsidRDefault="00436D47" w:rsidP="00C14D6A">
      <w:pPr>
        <w:contextualSpacing/>
        <w:jc w:val="both"/>
        <w:rPr>
          <w:rFonts w:ascii="Gotham Book" w:hAnsi="Gotham Book" w:cs="ArialMT"/>
          <w:sz w:val="18"/>
          <w:szCs w:val="18"/>
        </w:rPr>
      </w:pPr>
    </w:p>
    <w:p w14:paraId="0E9A970F" w14:textId="77777777" w:rsidR="00C14D6A" w:rsidRPr="004C37CE" w:rsidRDefault="00C14D6A" w:rsidP="00C14D6A">
      <w:pPr>
        <w:contextualSpacing/>
        <w:jc w:val="both"/>
        <w:rPr>
          <w:rFonts w:ascii="Gotham Book" w:hAnsi="Gotham Book" w:cs="ArialMT"/>
          <w:sz w:val="18"/>
          <w:szCs w:val="18"/>
        </w:rPr>
      </w:pPr>
      <w:r w:rsidRPr="004C37CE">
        <w:rPr>
          <w:rFonts w:ascii="Gotham Book" w:hAnsi="Gotham Book" w:cs="ArialMT"/>
          <w:sz w:val="18"/>
          <w:szCs w:val="18"/>
        </w:rPr>
        <w:t>El proceso de solicitud deberá cumplir con lo estipulado en las presentes Reglas de Operación y Convocatoria, asegurando que la documentación requerida sea entregada en tiempo y forma a través de los medios indicados, garantizando así la transparencia y la correcta selección de los proyectos.</w:t>
      </w:r>
    </w:p>
    <w:p w14:paraId="5BA1C216" w14:textId="77777777" w:rsidR="00C14D6A" w:rsidRPr="004C37CE" w:rsidRDefault="00C14D6A" w:rsidP="00C14D6A">
      <w:pPr>
        <w:contextualSpacing/>
        <w:jc w:val="both"/>
        <w:rPr>
          <w:rFonts w:ascii="Gotham Book" w:hAnsi="Gotham Book" w:cs="ArialMT"/>
          <w:sz w:val="18"/>
          <w:szCs w:val="18"/>
        </w:rPr>
      </w:pPr>
    </w:p>
    <w:p w14:paraId="679FA333" w14:textId="77777777" w:rsidR="00C14D6A" w:rsidRPr="004C37CE" w:rsidRDefault="00C14D6A" w:rsidP="00D05CF5">
      <w:pPr>
        <w:pStyle w:val="Prrafodelista"/>
        <w:numPr>
          <w:ilvl w:val="1"/>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PERSONAS BENEFICIARIAS</w:t>
      </w:r>
    </w:p>
    <w:p w14:paraId="7244DA3A" w14:textId="77777777" w:rsidR="00C14D6A" w:rsidRPr="004C37CE" w:rsidRDefault="00C14D6A" w:rsidP="00D05CF5">
      <w:pPr>
        <w:pStyle w:val="Prrafodelista"/>
        <w:numPr>
          <w:ilvl w:val="2"/>
          <w:numId w:val="22"/>
        </w:numPr>
        <w:ind w:left="709" w:hanging="709"/>
        <w:jc w:val="both"/>
        <w:rPr>
          <w:rFonts w:ascii="Gotham Book" w:hAnsi="Gotham Book" w:cstheme="minorHAnsi"/>
          <w:b/>
          <w:bCs/>
          <w:sz w:val="18"/>
          <w:szCs w:val="18"/>
        </w:rPr>
      </w:pPr>
      <w:r w:rsidRPr="004C37CE">
        <w:rPr>
          <w:rFonts w:ascii="Gotham Book" w:hAnsi="Gotham Book" w:cstheme="minorHAnsi"/>
          <w:b/>
          <w:bCs/>
          <w:sz w:val="18"/>
          <w:szCs w:val="18"/>
        </w:rPr>
        <w:t>CRITERIOS Y REQUISITOS DE SELECCIÓN</w:t>
      </w:r>
    </w:p>
    <w:p w14:paraId="5674E931" w14:textId="77777777" w:rsidR="00C14D6A" w:rsidRPr="004C37CE" w:rsidRDefault="00C14D6A" w:rsidP="00D05CF5">
      <w:pPr>
        <w:pStyle w:val="Prrafodelista"/>
        <w:numPr>
          <w:ilvl w:val="3"/>
          <w:numId w:val="22"/>
        </w:numPr>
        <w:ind w:left="709" w:hanging="709"/>
        <w:jc w:val="both"/>
        <w:rPr>
          <w:rFonts w:ascii="Gotham Book" w:hAnsi="Gotham Book" w:cstheme="minorHAnsi"/>
          <w:b/>
          <w:bCs/>
          <w:sz w:val="18"/>
          <w:szCs w:val="18"/>
        </w:rPr>
      </w:pPr>
      <w:r w:rsidRPr="004C37CE">
        <w:rPr>
          <w:rFonts w:ascii="Gotham Book" w:hAnsi="Gotham Book" w:cstheme="minorHAnsi"/>
          <w:b/>
          <w:bCs/>
          <w:sz w:val="18"/>
          <w:szCs w:val="18"/>
        </w:rPr>
        <w:t>CRITERIOS DE SELECCIÓN</w:t>
      </w:r>
    </w:p>
    <w:p w14:paraId="5E22DC08" w14:textId="77777777" w:rsidR="00C14D6A" w:rsidRPr="004C37CE" w:rsidRDefault="00C14D6A" w:rsidP="00C14D6A">
      <w:pPr>
        <w:contextualSpacing/>
        <w:jc w:val="both"/>
        <w:rPr>
          <w:rFonts w:ascii="Gotham Book" w:eastAsia="Calibri" w:hAnsi="Gotham Book" w:cs="Times New Roman"/>
          <w:sz w:val="18"/>
          <w:szCs w:val="18"/>
        </w:rPr>
      </w:pPr>
      <w:r w:rsidRPr="004C37CE">
        <w:rPr>
          <w:rFonts w:ascii="Gotham Book" w:eastAsia="Calibri" w:hAnsi="Gotham Book" w:cs="Times New Roman"/>
          <w:sz w:val="18"/>
          <w:szCs w:val="18"/>
        </w:rPr>
        <w:t xml:space="preserve">a) Ser una MiPyME o grande empresa, establecida en el Estado de México, con una operación mínima de dos años. </w:t>
      </w:r>
    </w:p>
    <w:p w14:paraId="2C49EBC9" w14:textId="77777777" w:rsidR="00267972" w:rsidRDefault="00267972" w:rsidP="00C14D6A">
      <w:pPr>
        <w:contextualSpacing/>
        <w:jc w:val="both"/>
        <w:rPr>
          <w:rFonts w:ascii="Gotham Book" w:eastAsia="Calibri" w:hAnsi="Gotham Book" w:cs="Times New Roman"/>
          <w:sz w:val="18"/>
          <w:szCs w:val="18"/>
        </w:rPr>
      </w:pPr>
    </w:p>
    <w:p w14:paraId="7A6019EF" w14:textId="4B0C273B" w:rsidR="00C14D6A" w:rsidRPr="004C37CE" w:rsidRDefault="00C14D6A" w:rsidP="00C14D6A">
      <w:pPr>
        <w:contextualSpacing/>
        <w:jc w:val="both"/>
        <w:rPr>
          <w:rFonts w:ascii="Gotham Book" w:eastAsia="Calibri" w:hAnsi="Gotham Book" w:cs="Times New Roman"/>
          <w:sz w:val="18"/>
          <w:szCs w:val="18"/>
        </w:rPr>
      </w:pPr>
      <w:r w:rsidRPr="004C37CE">
        <w:rPr>
          <w:rFonts w:ascii="Gotham Book" w:eastAsia="Calibri" w:hAnsi="Gotham Book" w:cs="Times New Roman"/>
          <w:sz w:val="18"/>
          <w:szCs w:val="18"/>
        </w:rPr>
        <w:t>b) Presentar una propuesta de desarrollo tecnológico y/o de innovación.</w:t>
      </w:r>
    </w:p>
    <w:p w14:paraId="53CFEFC4" w14:textId="77777777" w:rsidR="00C14D6A" w:rsidRPr="004C37CE" w:rsidRDefault="00C14D6A" w:rsidP="00C14D6A">
      <w:pPr>
        <w:contextualSpacing/>
        <w:jc w:val="both"/>
        <w:rPr>
          <w:rFonts w:ascii="Gotham Book" w:eastAsia="Calibri" w:hAnsi="Gotham Book" w:cs="Times New Roman"/>
          <w:sz w:val="18"/>
          <w:szCs w:val="18"/>
        </w:rPr>
      </w:pPr>
    </w:p>
    <w:p w14:paraId="6B2E1B7A" w14:textId="79EC534B" w:rsidR="00C14D6A" w:rsidRPr="004C37CE" w:rsidRDefault="00267972" w:rsidP="00C14D6A">
      <w:pPr>
        <w:contextualSpacing/>
        <w:jc w:val="both"/>
        <w:rPr>
          <w:rFonts w:ascii="Gotham Book" w:eastAsia="Calibri" w:hAnsi="Gotham Book" w:cs="Times New Roman"/>
          <w:sz w:val="18"/>
          <w:szCs w:val="18"/>
        </w:rPr>
      </w:pPr>
      <w:r>
        <w:rPr>
          <w:rFonts w:ascii="Gotham Book" w:eastAsia="Calibri" w:hAnsi="Gotham Book" w:cs="Times New Roman"/>
          <w:sz w:val="18"/>
          <w:szCs w:val="18"/>
        </w:rPr>
        <w:t xml:space="preserve">c) </w:t>
      </w:r>
      <w:r w:rsidR="00C14D6A" w:rsidRPr="004C37CE">
        <w:rPr>
          <w:rFonts w:ascii="Gotham Book" w:eastAsia="Calibri" w:hAnsi="Gotham Book" w:cs="Times New Roman"/>
          <w:sz w:val="18"/>
          <w:szCs w:val="18"/>
        </w:rPr>
        <w:t>La propuesta deberá encontrarse en un nivel mínimo TRL 4, la cual deberá mejorar un producto, proceso o servicio, resolver un problema tecnológico y/o generar innovaciones tecnológicas.</w:t>
      </w:r>
    </w:p>
    <w:p w14:paraId="62E0F906" w14:textId="77777777" w:rsidR="00C14D6A" w:rsidRPr="004C37CE" w:rsidRDefault="00C14D6A" w:rsidP="00C14D6A">
      <w:pPr>
        <w:contextualSpacing/>
        <w:jc w:val="both"/>
        <w:rPr>
          <w:rFonts w:ascii="Gotham Book" w:eastAsia="Calibri" w:hAnsi="Gotham Book" w:cs="Times New Roman"/>
          <w:sz w:val="18"/>
          <w:szCs w:val="18"/>
        </w:rPr>
      </w:pPr>
    </w:p>
    <w:p w14:paraId="6BBE55FC" w14:textId="7DE4D7FB" w:rsidR="00C14D6A" w:rsidRPr="004C37CE" w:rsidRDefault="00267972" w:rsidP="00C14D6A">
      <w:pPr>
        <w:contextualSpacing/>
        <w:jc w:val="both"/>
        <w:rPr>
          <w:rFonts w:ascii="Gotham Book" w:hAnsi="Gotham Book"/>
          <w:sz w:val="18"/>
          <w:szCs w:val="18"/>
        </w:rPr>
      </w:pPr>
      <w:r>
        <w:rPr>
          <w:rFonts w:ascii="Gotham Book" w:eastAsia="Calibri" w:hAnsi="Gotham Book" w:cs="Times New Roman"/>
          <w:sz w:val="18"/>
          <w:szCs w:val="18"/>
        </w:rPr>
        <w:t xml:space="preserve">d) </w:t>
      </w:r>
      <w:r w:rsidR="00C14D6A" w:rsidRPr="004C37CE">
        <w:rPr>
          <w:rFonts w:ascii="Gotham Book" w:eastAsia="Calibri" w:hAnsi="Gotham Book" w:cs="Times New Roman"/>
          <w:sz w:val="18"/>
          <w:szCs w:val="18"/>
        </w:rPr>
        <w:t xml:space="preserve">La propuesta deberá presentar un análisis del </w:t>
      </w:r>
      <w:r w:rsidR="00C14D6A" w:rsidRPr="004C37CE">
        <w:rPr>
          <w:rFonts w:ascii="Gotham Book" w:hAnsi="Gotham Book"/>
          <w:sz w:val="18"/>
          <w:szCs w:val="18"/>
        </w:rPr>
        <w:t xml:space="preserve">Reporte de Información Tecnológica, emitido por el IMPI, Oficina de Transferencia Tecnológica, Institución de Educación Superior o, en su caso, Despacho o Consultoría especializada, justificando el Desarrollo y/o Innovación Tecnológica presentada en la misma. </w:t>
      </w:r>
    </w:p>
    <w:p w14:paraId="7FF59995" w14:textId="77777777" w:rsidR="00C14D6A" w:rsidRPr="004C37CE" w:rsidRDefault="00C14D6A" w:rsidP="00C14D6A">
      <w:pPr>
        <w:contextualSpacing/>
        <w:jc w:val="both"/>
        <w:rPr>
          <w:rFonts w:ascii="Gotham Book" w:hAnsi="Gotham Book"/>
          <w:sz w:val="18"/>
          <w:szCs w:val="18"/>
        </w:rPr>
      </w:pPr>
    </w:p>
    <w:p w14:paraId="0C11DED8" w14:textId="77777777" w:rsidR="00C14D6A" w:rsidRPr="004C37CE" w:rsidRDefault="00C14D6A" w:rsidP="00C14D6A">
      <w:pPr>
        <w:contextualSpacing/>
        <w:jc w:val="both"/>
        <w:rPr>
          <w:rFonts w:ascii="Gotham Book" w:hAnsi="Gotham Book"/>
          <w:sz w:val="18"/>
          <w:szCs w:val="18"/>
        </w:rPr>
      </w:pPr>
      <w:r w:rsidRPr="004C37CE">
        <w:rPr>
          <w:rFonts w:ascii="Gotham Book" w:hAnsi="Gotham Book"/>
          <w:sz w:val="18"/>
          <w:szCs w:val="18"/>
        </w:rPr>
        <w:t>En el caso de propuestas que presenten solicitudes o títulos de alguna figura de propiedad industrial expedido por el IMPI, estas no deberán ser mayor a dos años y se deberá justificar el Desarrollo y/o Innovación Tecnológica.</w:t>
      </w:r>
    </w:p>
    <w:p w14:paraId="249EC5BC" w14:textId="77777777" w:rsidR="00C14D6A" w:rsidRPr="004C37CE" w:rsidRDefault="00C14D6A" w:rsidP="00C14D6A">
      <w:pPr>
        <w:contextualSpacing/>
        <w:jc w:val="both"/>
        <w:rPr>
          <w:rFonts w:ascii="Gotham Book" w:eastAsia="Calibri" w:hAnsi="Gotham Book" w:cs="Times New Roman"/>
          <w:sz w:val="18"/>
          <w:szCs w:val="18"/>
        </w:rPr>
      </w:pPr>
    </w:p>
    <w:p w14:paraId="7A1478C9" w14:textId="5A36A68A" w:rsidR="00C14D6A" w:rsidRPr="004C37CE" w:rsidRDefault="00267972" w:rsidP="00C14D6A">
      <w:pPr>
        <w:contextualSpacing/>
        <w:jc w:val="both"/>
        <w:rPr>
          <w:rFonts w:ascii="Gotham Book" w:hAnsi="Gotham Book"/>
          <w:sz w:val="18"/>
          <w:szCs w:val="18"/>
        </w:rPr>
      </w:pPr>
      <w:r>
        <w:rPr>
          <w:rFonts w:ascii="Gotham Book" w:eastAsia="Calibri" w:hAnsi="Gotham Book" w:cs="Times New Roman"/>
          <w:sz w:val="18"/>
          <w:szCs w:val="18"/>
        </w:rPr>
        <w:t xml:space="preserve">e) </w:t>
      </w:r>
      <w:r w:rsidR="00C14D6A" w:rsidRPr="004C37CE">
        <w:rPr>
          <w:rFonts w:ascii="Gotham Book" w:eastAsia="Calibri" w:hAnsi="Gotham Book" w:cs="Times New Roman"/>
          <w:sz w:val="18"/>
          <w:szCs w:val="18"/>
        </w:rPr>
        <w:t xml:space="preserve">La Persona Solicitante deberá vincularse con </w:t>
      </w:r>
      <w:r w:rsidR="00C14D6A" w:rsidRPr="004C37CE">
        <w:rPr>
          <w:rFonts w:ascii="Gotham Book" w:hAnsi="Gotham Book"/>
          <w:sz w:val="18"/>
          <w:szCs w:val="18"/>
        </w:rPr>
        <w:t xml:space="preserve">Instituciones de Educación Media Superior, Superior y/o Centros de Investigación establecidas en el Estado de México. </w:t>
      </w:r>
    </w:p>
    <w:p w14:paraId="7E6ABFC3" w14:textId="77777777" w:rsidR="00C14D6A" w:rsidRPr="004C37CE" w:rsidRDefault="00C14D6A" w:rsidP="00C14D6A">
      <w:pPr>
        <w:contextualSpacing/>
        <w:jc w:val="both"/>
        <w:rPr>
          <w:rFonts w:ascii="Gotham Book" w:hAnsi="Gotham Book" w:cstheme="minorHAnsi"/>
          <w:bCs/>
          <w:sz w:val="18"/>
          <w:szCs w:val="18"/>
        </w:rPr>
      </w:pPr>
    </w:p>
    <w:p w14:paraId="604B88B6" w14:textId="5B035160" w:rsidR="00C14D6A" w:rsidRPr="00E946C5" w:rsidRDefault="00267972" w:rsidP="00C14D6A">
      <w:pPr>
        <w:contextualSpacing/>
        <w:jc w:val="both"/>
        <w:rPr>
          <w:rFonts w:ascii="Gotham Book" w:eastAsia="Calibri" w:hAnsi="Gotham Book" w:cs="Times New Roman"/>
          <w:sz w:val="18"/>
          <w:szCs w:val="18"/>
        </w:rPr>
      </w:pPr>
      <w:r>
        <w:rPr>
          <w:rFonts w:ascii="Gotham Book" w:hAnsi="Gotham Book" w:cstheme="minorHAnsi"/>
          <w:bCs/>
          <w:sz w:val="18"/>
          <w:szCs w:val="18"/>
        </w:rPr>
        <w:t xml:space="preserve">f) </w:t>
      </w:r>
      <w:r w:rsidR="00C14D6A" w:rsidRPr="004C37CE">
        <w:rPr>
          <w:rFonts w:ascii="Gotham Book" w:hAnsi="Gotham Book" w:cstheme="minorHAnsi"/>
          <w:bCs/>
          <w:sz w:val="18"/>
          <w:szCs w:val="18"/>
        </w:rPr>
        <w:t>Las propuestas deberán considerar dos etapas, en un periodo máximo de 12 (doce) meses para la ejecución del proyecto</w:t>
      </w:r>
      <w:r w:rsidR="00EA04DC">
        <w:rPr>
          <w:rFonts w:ascii="Gotham Book" w:hAnsi="Gotham Book" w:cstheme="minorHAnsi"/>
          <w:bCs/>
          <w:sz w:val="18"/>
          <w:szCs w:val="18"/>
        </w:rPr>
        <w:t>;</w:t>
      </w:r>
      <w:r w:rsidR="00EA04DC">
        <w:rPr>
          <w:rFonts w:ascii="Gotham Book" w:hAnsi="Gotham Book"/>
        </w:rPr>
        <w:t xml:space="preserve"> </w:t>
      </w:r>
      <w:r w:rsidR="00EA04DC" w:rsidRPr="00E946C5">
        <w:rPr>
          <w:rFonts w:ascii="Gotham Book" w:eastAsia="Calibri" w:hAnsi="Gotham Book" w:cs="Times New Roman"/>
          <w:sz w:val="18"/>
          <w:szCs w:val="18"/>
        </w:rPr>
        <w:t xml:space="preserve">la </w:t>
      </w:r>
      <w:proofErr w:type="gramStart"/>
      <w:r w:rsidR="00EA04DC" w:rsidRPr="00E946C5">
        <w:rPr>
          <w:rFonts w:ascii="Gotham Book" w:eastAsia="Calibri" w:hAnsi="Gotham Book" w:cs="Times New Roman"/>
          <w:sz w:val="18"/>
          <w:szCs w:val="18"/>
        </w:rPr>
        <w:t>primer etapa</w:t>
      </w:r>
      <w:proofErr w:type="gramEnd"/>
      <w:r w:rsidR="00EA04DC" w:rsidRPr="00E946C5">
        <w:rPr>
          <w:rFonts w:ascii="Gotham Book" w:eastAsia="Calibri" w:hAnsi="Gotham Book" w:cs="Times New Roman"/>
          <w:sz w:val="18"/>
          <w:szCs w:val="18"/>
        </w:rPr>
        <w:t xml:space="preserve"> tendrá una duración de 3 meses, mientras que la segunda etapa de 9 meses, etapas que deberán ser continuas e </w:t>
      </w:r>
      <w:r w:rsidR="00EA04DC" w:rsidRPr="00EA04DC">
        <w:rPr>
          <w:rFonts w:ascii="Gotham Book" w:eastAsia="Calibri" w:hAnsi="Gotham Book" w:cs="Times New Roman"/>
          <w:sz w:val="18"/>
          <w:szCs w:val="18"/>
        </w:rPr>
        <w:t>ininterrumpidas.</w:t>
      </w:r>
    </w:p>
    <w:p w14:paraId="063D524D" w14:textId="77777777" w:rsidR="00436D47" w:rsidRDefault="00436D47" w:rsidP="00C14D6A">
      <w:pPr>
        <w:contextualSpacing/>
        <w:jc w:val="both"/>
        <w:rPr>
          <w:rFonts w:ascii="Gotham Book" w:hAnsi="Gotham Book" w:cstheme="minorHAnsi"/>
          <w:bCs/>
          <w:sz w:val="18"/>
          <w:szCs w:val="18"/>
        </w:rPr>
      </w:pPr>
    </w:p>
    <w:p w14:paraId="282DBC9B" w14:textId="1E83BD39" w:rsidR="00436D47" w:rsidRPr="004C37CE" w:rsidRDefault="00436D47" w:rsidP="00C14D6A">
      <w:pPr>
        <w:contextualSpacing/>
        <w:jc w:val="both"/>
        <w:rPr>
          <w:rFonts w:ascii="Gotham Book" w:hAnsi="Gotham Book" w:cstheme="minorHAnsi"/>
          <w:bCs/>
          <w:sz w:val="18"/>
          <w:szCs w:val="18"/>
        </w:rPr>
      </w:pPr>
      <w:r>
        <w:rPr>
          <w:rFonts w:ascii="Gotham Book" w:hAnsi="Gotham Book" w:cstheme="minorHAnsi"/>
          <w:bCs/>
          <w:sz w:val="18"/>
          <w:szCs w:val="18"/>
        </w:rPr>
        <w:t>g) Encontrarse sin adeudos o conflictos jurídicos con el COMECYT</w:t>
      </w:r>
    </w:p>
    <w:p w14:paraId="4CC8851C" w14:textId="77777777" w:rsidR="00C14D6A" w:rsidRPr="004C37CE" w:rsidRDefault="00C14D6A" w:rsidP="00C14D6A">
      <w:pPr>
        <w:contextualSpacing/>
        <w:jc w:val="both"/>
        <w:rPr>
          <w:rFonts w:ascii="Gotham Book" w:hAnsi="Gotham Book" w:cstheme="minorHAnsi"/>
          <w:bCs/>
          <w:sz w:val="18"/>
          <w:szCs w:val="18"/>
        </w:rPr>
      </w:pPr>
    </w:p>
    <w:p w14:paraId="43A75897" w14:textId="77777777" w:rsidR="00C14D6A" w:rsidRPr="004C37CE" w:rsidRDefault="00C14D6A" w:rsidP="00D05CF5">
      <w:pPr>
        <w:pStyle w:val="Prrafodelista"/>
        <w:numPr>
          <w:ilvl w:val="3"/>
          <w:numId w:val="22"/>
        </w:numPr>
        <w:ind w:left="709" w:hanging="709"/>
        <w:jc w:val="both"/>
        <w:rPr>
          <w:rFonts w:ascii="Gotham Book" w:hAnsi="Gotham Book" w:cstheme="minorHAnsi"/>
          <w:b/>
          <w:bCs/>
          <w:sz w:val="18"/>
          <w:szCs w:val="18"/>
        </w:rPr>
      </w:pPr>
      <w:r w:rsidRPr="004C37CE">
        <w:rPr>
          <w:rFonts w:ascii="Gotham Book" w:hAnsi="Gotham Book" w:cstheme="minorHAnsi"/>
          <w:b/>
          <w:bCs/>
          <w:sz w:val="18"/>
          <w:szCs w:val="18"/>
        </w:rPr>
        <w:t xml:space="preserve">REQUISITOS </w:t>
      </w:r>
    </w:p>
    <w:p w14:paraId="05FE7565" w14:textId="77777777" w:rsidR="00C14D6A" w:rsidRPr="004C37CE" w:rsidRDefault="00C14D6A" w:rsidP="00C14D6A">
      <w:pPr>
        <w:contextualSpacing/>
        <w:jc w:val="both"/>
        <w:rPr>
          <w:rFonts w:ascii="Gotham Book" w:hAnsi="Gotham Book" w:cstheme="minorHAnsi"/>
          <w:b/>
          <w:bCs/>
          <w:sz w:val="18"/>
          <w:szCs w:val="18"/>
        </w:rPr>
      </w:pPr>
    </w:p>
    <w:p w14:paraId="0DEA63AF" w14:textId="77777777" w:rsidR="00C14D6A" w:rsidRPr="004C37CE" w:rsidRDefault="00C14D6A" w:rsidP="00D05CF5">
      <w:pPr>
        <w:pStyle w:val="Prrafodelista"/>
        <w:numPr>
          <w:ilvl w:val="1"/>
          <w:numId w:val="23"/>
        </w:numPr>
        <w:spacing w:after="200" w:line="276" w:lineRule="auto"/>
        <w:ind w:left="709"/>
        <w:jc w:val="both"/>
        <w:rPr>
          <w:rFonts w:ascii="Gotham Book" w:hAnsi="Gotham Book"/>
          <w:sz w:val="18"/>
          <w:szCs w:val="18"/>
        </w:rPr>
      </w:pPr>
      <w:r w:rsidRPr="004C37CE">
        <w:rPr>
          <w:rFonts w:ascii="Gotham Book" w:hAnsi="Gotham Book"/>
          <w:sz w:val="18"/>
          <w:szCs w:val="18"/>
        </w:rPr>
        <w:t xml:space="preserve">Acta Constitutiva, inscrita en el Registro Público de Comercio, con sus modificaciones en caso de que aplique. </w:t>
      </w:r>
    </w:p>
    <w:p w14:paraId="73FEE8B1" w14:textId="77777777" w:rsidR="00C14D6A" w:rsidRPr="004C37CE" w:rsidRDefault="00C14D6A" w:rsidP="00D05CF5">
      <w:pPr>
        <w:pStyle w:val="Prrafodelista"/>
        <w:numPr>
          <w:ilvl w:val="1"/>
          <w:numId w:val="23"/>
        </w:numPr>
        <w:spacing w:after="200" w:line="276" w:lineRule="auto"/>
        <w:ind w:left="709"/>
        <w:jc w:val="both"/>
        <w:rPr>
          <w:rFonts w:ascii="Gotham Book" w:hAnsi="Gotham Book"/>
          <w:sz w:val="18"/>
          <w:szCs w:val="18"/>
        </w:rPr>
      </w:pPr>
      <w:r w:rsidRPr="004C37CE">
        <w:rPr>
          <w:rFonts w:ascii="Gotham Book" w:hAnsi="Gotham Book"/>
          <w:sz w:val="18"/>
          <w:szCs w:val="18"/>
        </w:rPr>
        <w:t xml:space="preserve">Poder Notarial, mediante el cual se faculta al representante legal de la empresa para suscribir convenios y contratos, con sus modificaciones en caso de que aplique. </w:t>
      </w:r>
    </w:p>
    <w:p w14:paraId="1531D061" w14:textId="77777777" w:rsidR="00C14D6A" w:rsidRPr="004C37CE" w:rsidRDefault="00C14D6A" w:rsidP="00D05CF5">
      <w:pPr>
        <w:pStyle w:val="Prrafodelista"/>
        <w:numPr>
          <w:ilvl w:val="1"/>
          <w:numId w:val="23"/>
        </w:numPr>
        <w:spacing w:after="200" w:line="276" w:lineRule="auto"/>
        <w:ind w:left="709"/>
        <w:jc w:val="both"/>
        <w:rPr>
          <w:rFonts w:ascii="Gotham Book" w:hAnsi="Gotham Book"/>
          <w:sz w:val="18"/>
          <w:szCs w:val="18"/>
        </w:rPr>
      </w:pPr>
      <w:r w:rsidRPr="004C37CE">
        <w:rPr>
          <w:rFonts w:ascii="Gotham Book" w:hAnsi="Gotham Book"/>
          <w:sz w:val="18"/>
          <w:szCs w:val="18"/>
        </w:rPr>
        <w:t>Constancia de situación fiscal y/o acuse de movimientos de actualización de situación fiscal, con domicilio en el Estado de México, con fecha de expedición no mayor a 30 días hábiles al cierre de la convocatoria, cuya actividad económica esté relacionada con el proyecto de desarrollo tecnológico y/o de innovación.</w:t>
      </w:r>
    </w:p>
    <w:p w14:paraId="3313D94E" w14:textId="77777777" w:rsidR="00C14D6A" w:rsidRPr="004C37CE" w:rsidRDefault="00C14D6A" w:rsidP="00D05CF5">
      <w:pPr>
        <w:pStyle w:val="Prrafodelista"/>
        <w:numPr>
          <w:ilvl w:val="1"/>
          <w:numId w:val="23"/>
        </w:numPr>
        <w:spacing w:after="200" w:line="276" w:lineRule="auto"/>
        <w:ind w:left="709"/>
        <w:jc w:val="both"/>
        <w:rPr>
          <w:rFonts w:ascii="Gotham Book" w:hAnsi="Gotham Book"/>
          <w:sz w:val="18"/>
          <w:szCs w:val="18"/>
        </w:rPr>
      </w:pPr>
      <w:r w:rsidRPr="004C37CE">
        <w:rPr>
          <w:rFonts w:ascii="Gotham Book" w:hAnsi="Gotham Book"/>
          <w:sz w:val="18"/>
          <w:szCs w:val="18"/>
        </w:rPr>
        <w:t xml:space="preserve">Opinión de cumplimiento de obligaciones fiscales, en sentido positivo, emitido por el Sistema de Administración Tributaria, conforme a lo establecido en el Código Fiscal de la Federación (Formato 32D), con fecha de expedición no mayor a 30 días hábiles al cierre de la convocatoria.  </w:t>
      </w:r>
    </w:p>
    <w:p w14:paraId="1B84446E" w14:textId="77777777" w:rsidR="00C14D6A" w:rsidRPr="004C37CE" w:rsidRDefault="00C14D6A" w:rsidP="00D05CF5">
      <w:pPr>
        <w:pStyle w:val="Prrafodelista"/>
        <w:numPr>
          <w:ilvl w:val="1"/>
          <w:numId w:val="23"/>
        </w:numPr>
        <w:spacing w:after="200" w:line="276" w:lineRule="auto"/>
        <w:ind w:left="709"/>
        <w:jc w:val="both"/>
        <w:rPr>
          <w:rFonts w:ascii="Gotham Book" w:hAnsi="Gotham Book"/>
          <w:sz w:val="18"/>
          <w:szCs w:val="18"/>
        </w:rPr>
      </w:pPr>
      <w:r w:rsidRPr="004C37CE">
        <w:rPr>
          <w:rFonts w:ascii="Gotham Book" w:hAnsi="Gotham Book"/>
          <w:sz w:val="18"/>
          <w:szCs w:val="18"/>
        </w:rPr>
        <w:lastRenderedPageBreak/>
        <w:t>Comprobante de domicilio a nombre de la MiPyME o grande empresa en el Estado de México (recibo de luz, agua o telecomunicaciones), con fecha de expedición no mayor a tres meses al cierre de la convocatoria.</w:t>
      </w:r>
    </w:p>
    <w:p w14:paraId="3C41E130" w14:textId="72DDDBB1" w:rsidR="00C14D6A" w:rsidRPr="004C37CE" w:rsidRDefault="00C14D6A" w:rsidP="00D05CF5">
      <w:pPr>
        <w:pStyle w:val="Prrafodelista"/>
        <w:numPr>
          <w:ilvl w:val="1"/>
          <w:numId w:val="23"/>
        </w:numPr>
        <w:spacing w:after="200" w:line="276" w:lineRule="auto"/>
        <w:ind w:left="709"/>
        <w:jc w:val="both"/>
        <w:rPr>
          <w:rFonts w:ascii="Gotham Book" w:hAnsi="Gotham Book"/>
          <w:sz w:val="18"/>
          <w:szCs w:val="18"/>
        </w:rPr>
      </w:pPr>
      <w:r w:rsidRPr="004C37CE">
        <w:rPr>
          <w:rFonts w:ascii="Gotham Book" w:hAnsi="Gotham Book"/>
          <w:sz w:val="18"/>
          <w:szCs w:val="18"/>
        </w:rPr>
        <w:t>Identificación oficial vigente del representante legal y de los responsables técnico y administrativo del p</w:t>
      </w:r>
      <w:r w:rsidR="002A7AE0">
        <w:rPr>
          <w:rFonts w:ascii="Gotham Book" w:hAnsi="Gotham Book"/>
          <w:sz w:val="18"/>
          <w:szCs w:val="18"/>
        </w:rPr>
        <w:t xml:space="preserve">royecto (credencial para votar, licencia de conducir </w:t>
      </w:r>
      <w:r w:rsidRPr="004C37CE">
        <w:rPr>
          <w:rFonts w:ascii="Gotham Book" w:hAnsi="Gotham Book"/>
          <w:sz w:val="18"/>
          <w:szCs w:val="18"/>
        </w:rPr>
        <w:t xml:space="preserve">o pasaporte). </w:t>
      </w:r>
    </w:p>
    <w:p w14:paraId="4668D53D" w14:textId="152B1494" w:rsidR="00C14D6A" w:rsidRPr="004C37CE" w:rsidRDefault="00C14D6A" w:rsidP="00D05CF5">
      <w:pPr>
        <w:pStyle w:val="Prrafodelista"/>
        <w:numPr>
          <w:ilvl w:val="1"/>
          <w:numId w:val="23"/>
        </w:numPr>
        <w:spacing w:after="200" w:line="276" w:lineRule="auto"/>
        <w:ind w:left="709"/>
        <w:jc w:val="both"/>
        <w:rPr>
          <w:rFonts w:ascii="Gotham Book" w:hAnsi="Gotham Book"/>
          <w:sz w:val="18"/>
          <w:szCs w:val="18"/>
        </w:rPr>
      </w:pPr>
      <w:r w:rsidRPr="004C37CE">
        <w:rPr>
          <w:rFonts w:ascii="Gotham Book" w:hAnsi="Gotham Book"/>
          <w:sz w:val="18"/>
          <w:szCs w:val="18"/>
        </w:rPr>
        <w:t>Reporte de información tecnológica, emitido por el IMPI, Oficina de Transferencia Tecnológica, Institución de Educación Superior o en su caso Despacho o Consultoría especializada que proporcione dicha información, con una vigencia no mayor a 6 meses a la fecha de cierre de la convocatoria; o en su caso la solicitud o título de alguna figura de propiedad industrial expedido por el IMPI, no mayor a dos años correspondiente al proyecto presentado.</w:t>
      </w:r>
      <w:r w:rsidR="000563AF">
        <w:rPr>
          <w:rFonts w:ascii="Gotham Book" w:hAnsi="Gotham Book"/>
          <w:sz w:val="18"/>
          <w:szCs w:val="18"/>
        </w:rPr>
        <w:t xml:space="preserve"> En el caso de que un proyecto se enfoque en el desarrollo de software, este requisito no aplica. </w:t>
      </w:r>
    </w:p>
    <w:p w14:paraId="3EC96718" w14:textId="77777777" w:rsidR="00C14D6A" w:rsidRPr="004C37CE" w:rsidRDefault="00C14D6A" w:rsidP="00D05CF5">
      <w:pPr>
        <w:pStyle w:val="Prrafodelista"/>
        <w:numPr>
          <w:ilvl w:val="1"/>
          <w:numId w:val="23"/>
        </w:numPr>
        <w:spacing w:after="200" w:line="276" w:lineRule="auto"/>
        <w:ind w:left="709"/>
        <w:jc w:val="both"/>
        <w:rPr>
          <w:rFonts w:ascii="Gotham Book" w:hAnsi="Gotham Book"/>
          <w:sz w:val="18"/>
          <w:szCs w:val="18"/>
        </w:rPr>
      </w:pPr>
      <w:r w:rsidRPr="004C37CE">
        <w:rPr>
          <w:rFonts w:ascii="Gotham Book" w:hAnsi="Gotham Book"/>
          <w:sz w:val="18"/>
          <w:szCs w:val="18"/>
        </w:rPr>
        <w:t>Dos cotizaciones de Instituciones de Educación Media Superior, Superior y/o Centros de Investigación, públicos o privados, anexando las actividades tecnológicas a realizar, plazos y costos, incluyendo materiales e insumos para lograr los objetivos del proyecto.</w:t>
      </w:r>
    </w:p>
    <w:p w14:paraId="4F84C6B4" w14:textId="77777777" w:rsidR="00C14D6A" w:rsidRPr="004C37CE" w:rsidRDefault="00C14D6A" w:rsidP="00C14D6A">
      <w:pPr>
        <w:pStyle w:val="Prrafodelista"/>
        <w:ind w:left="709"/>
        <w:jc w:val="both"/>
        <w:rPr>
          <w:rFonts w:ascii="Gotham Book" w:hAnsi="Gotham Book"/>
          <w:sz w:val="18"/>
          <w:szCs w:val="18"/>
        </w:rPr>
      </w:pPr>
    </w:p>
    <w:p w14:paraId="33C7D011" w14:textId="77777777" w:rsidR="00C14D6A" w:rsidRPr="004C37CE" w:rsidRDefault="00C14D6A" w:rsidP="00D05CF5">
      <w:pPr>
        <w:pStyle w:val="Prrafodelista"/>
        <w:numPr>
          <w:ilvl w:val="2"/>
          <w:numId w:val="22"/>
        </w:numPr>
        <w:ind w:left="709" w:hanging="709"/>
        <w:jc w:val="both"/>
        <w:rPr>
          <w:rFonts w:ascii="Gotham Book" w:hAnsi="Gotham Book" w:cstheme="minorHAnsi"/>
          <w:b/>
          <w:bCs/>
          <w:sz w:val="18"/>
          <w:szCs w:val="18"/>
        </w:rPr>
      </w:pPr>
      <w:r w:rsidRPr="004C37CE">
        <w:rPr>
          <w:rFonts w:ascii="Gotham Book" w:hAnsi="Gotham Book" w:cstheme="minorHAnsi"/>
          <w:b/>
          <w:bCs/>
          <w:sz w:val="18"/>
          <w:szCs w:val="18"/>
        </w:rPr>
        <w:t>CRITERIOS DE PRIORIZACIÓN</w:t>
      </w:r>
    </w:p>
    <w:p w14:paraId="1385EC80" w14:textId="77777777" w:rsidR="00C14D6A" w:rsidRPr="004C37CE" w:rsidRDefault="00C14D6A" w:rsidP="00D05CF5">
      <w:pPr>
        <w:pStyle w:val="Prrafodelista"/>
        <w:numPr>
          <w:ilvl w:val="0"/>
          <w:numId w:val="28"/>
        </w:numPr>
        <w:spacing w:after="200" w:line="276" w:lineRule="auto"/>
        <w:jc w:val="both"/>
        <w:rPr>
          <w:rFonts w:ascii="Gotham Book" w:hAnsi="Gotham Book" w:cstheme="minorHAnsi"/>
          <w:bCs/>
          <w:sz w:val="18"/>
          <w:szCs w:val="18"/>
        </w:rPr>
      </w:pPr>
      <w:r w:rsidRPr="004C37CE">
        <w:rPr>
          <w:rFonts w:ascii="Gotham Book" w:hAnsi="Gotham Book" w:cstheme="minorHAnsi"/>
          <w:bCs/>
          <w:sz w:val="18"/>
          <w:szCs w:val="18"/>
        </w:rPr>
        <w:t>Propuestas de desarrollo tecnológico o innovación, que presenten soluciones innovadoras y aplicables en sectores estratégicos, automotriz, agroalimentario, desarrollo sustentable, manufactura, plásticos, química, salud, a través de mejoras en productos, servicios o procesos.</w:t>
      </w:r>
    </w:p>
    <w:p w14:paraId="7CB121E6" w14:textId="77777777" w:rsidR="00C14D6A" w:rsidRPr="004C37CE" w:rsidRDefault="00C14D6A" w:rsidP="00D05CF5">
      <w:pPr>
        <w:pStyle w:val="Prrafodelista"/>
        <w:numPr>
          <w:ilvl w:val="0"/>
          <w:numId w:val="28"/>
        </w:numPr>
        <w:spacing w:after="200" w:line="276" w:lineRule="auto"/>
        <w:jc w:val="both"/>
        <w:rPr>
          <w:rFonts w:ascii="Gotham Book" w:hAnsi="Gotham Book" w:cstheme="minorHAnsi"/>
          <w:bCs/>
          <w:sz w:val="18"/>
          <w:szCs w:val="18"/>
        </w:rPr>
      </w:pPr>
      <w:r w:rsidRPr="004C37CE">
        <w:rPr>
          <w:rFonts w:ascii="Gotham Book" w:hAnsi="Gotham Book" w:cstheme="minorHAnsi"/>
          <w:bCs/>
          <w:sz w:val="18"/>
          <w:szCs w:val="18"/>
        </w:rPr>
        <w:t>Persona Solicitante que no hayan sido beneficiada anteriormente por alguno de los programas de apoyo de la Dirección de Desarrollo Tecnológico y Vinculación o de alguna otra institución pública estatal o federal.</w:t>
      </w:r>
    </w:p>
    <w:p w14:paraId="4F62EC2D" w14:textId="77777777" w:rsidR="00C14D6A" w:rsidRPr="004C37CE" w:rsidRDefault="00C14D6A" w:rsidP="00C14D6A">
      <w:pPr>
        <w:pStyle w:val="Prrafodelista"/>
        <w:jc w:val="both"/>
        <w:rPr>
          <w:rFonts w:ascii="Gotham Book" w:hAnsi="Gotham Book" w:cstheme="minorHAnsi"/>
          <w:bCs/>
          <w:sz w:val="18"/>
          <w:szCs w:val="18"/>
        </w:rPr>
      </w:pPr>
    </w:p>
    <w:p w14:paraId="210B5576" w14:textId="77777777" w:rsidR="00C14D6A" w:rsidRPr="004C37CE" w:rsidRDefault="00C14D6A" w:rsidP="00D05CF5">
      <w:pPr>
        <w:pStyle w:val="Prrafodelista"/>
        <w:numPr>
          <w:ilvl w:val="2"/>
          <w:numId w:val="22"/>
        </w:numPr>
        <w:ind w:left="709" w:hanging="709"/>
        <w:jc w:val="both"/>
        <w:rPr>
          <w:rFonts w:ascii="Gotham Book" w:hAnsi="Gotham Book" w:cstheme="minorHAnsi"/>
          <w:b/>
          <w:bCs/>
          <w:sz w:val="18"/>
          <w:szCs w:val="18"/>
        </w:rPr>
      </w:pPr>
      <w:r w:rsidRPr="004C37CE">
        <w:rPr>
          <w:rFonts w:ascii="Gotham Book" w:hAnsi="Gotham Book" w:cstheme="minorHAnsi"/>
          <w:b/>
          <w:bCs/>
          <w:sz w:val="18"/>
          <w:szCs w:val="18"/>
        </w:rPr>
        <w:t>MODALIDADES DE REGISTRO</w:t>
      </w:r>
    </w:p>
    <w:p w14:paraId="4ADA64E9" w14:textId="77777777" w:rsidR="00C14D6A" w:rsidRPr="004C37CE" w:rsidRDefault="00C14D6A" w:rsidP="00C14D6A">
      <w:pPr>
        <w:jc w:val="both"/>
        <w:rPr>
          <w:rFonts w:ascii="Gotham Book" w:eastAsia="Gotham" w:hAnsi="Gotham Book" w:cs="Gotham"/>
          <w:sz w:val="18"/>
          <w:szCs w:val="18"/>
          <w:lang w:val="es-ES"/>
        </w:rPr>
      </w:pPr>
      <w:r w:rsidRPr="004C37CE">
        <w:rPr>
          <w:rFonts w:ascii="Gotham Book" w:eastAsia="Gotham" w:hAnsi="Gotham Book" w:cs="Gotham"/>
          <w:sz w:val="18"/>
          <w:szCs w:val="18"/>
          <w:lang w:val="es-ES"/>
        </w:rPr>
        <w:t xml:space="preserve">Una vez publicada la Convocatoria y durante su vigencia, la Persona Solicitante que aspire al apoyo, deberá enviar al correo electrónico </w:t>
      </w:r>
      <w:hyperlink r:id="rId8" w:history="1">
        <w:r w:rsidRPr="003F2084">
          <w:rPr>
            <w:sz w:val="18"/>
            <w:szCs w:val="18"/>
          </w:rPr>
          <w:t>proyectos.comecyt@edomex.gob.mx</w:t>
        </w:r>
      </w:hyperlink>
      <w:r w:rsidRPr="004C37CE">
        <w:rPr>
          <w:rFonts w:ascii="Gotham Book" w:eastAsia="Gotham" w:hAnsi="Gotham Book" w:cs="Gotham"/>
          <w:sz w:val="18"/>
          <w:szCs w:val="18"/>
          <w:lang w:val="es-ES"/>
        </w:rPr>
        <w:t xml:space="preserve">, los requisitos y formatos especificados en las presentes Reglas de Operación. </w:t>
      </w:r>
    </w:p>
    <w:p w14:paraId="375E1EB4" w14:textId="77777777" w:rsidR="00C14D6A" w:rsidRPr="004C37CE" w:rsidRDefault="00C14D6A" w:rsidP="00C14D6A">
      <w:pPr>
        <w:jc w:val="both"/>
        <w:rPr>
          <w:rFonts w:ascii="Gotham Book" w:eastAsia="Gotham" w:hAnsi="Gotham Book" w:cs="Gotham"/>
          <w:sz w:val="18"/>
          <w:szCs w:val="18"/>
          <w:lang w:val="es-ES"/>
        </w:rPr>
      </w:pPr>
    </w:p>
    <w:p w14:paraId="30CCB3FC" w14:textId="77777777" w:rsidR="00C14D6A" w:rsidRPr="004C37CE" w:rsidRDefault="00C14D6A" w:rsidP="00C14D6A">
      <w:pPr>
        <w:jc w:val="both"/>
        <w:rPr>
          <w:rFonts w:ascii="Gotham Book" w:eastAsia="Gotham" w:hAnsi="Gotham Book" w:cs="Gotham"/>
          <w:sz w:val="18"/>
          <w:szCs w:val="18"/>
          <w:lang w:val="es-ES"/>
        </w:rPr>
      </w:pPr>
      <w:r w:rsidRPr="004C37CE">
        <w:rPr>
          <w:rFonts w:ascii="Gotham Book" w:eastAsia="Gotham" w:hAnsi="Gotham Book" w:cs="Gotham"/>
          <w:sz w:val="18"/>
          <w:szCs w:val="18"/>
          <w:lang w:val="es-ES"/>
        </w:rPr>
        <w:t xml:space="preserve">La Dirección de Desarrollo Tecnológico y Vinculación estará facultada para verificar la veracidad de la información que integren las </w:t>
      </w:r>
      <w:r w:rsidRPr="004C37CE">
        <w:rPr>
          <w:rFonts w:ascii="Gotham Book" w:eastAsia="Gotham" w:hAnsi="Gotham Book" w:cs="Gotham"/>
          <w:sz w:val="18"/>
          <w:szCs w:val="18"/>
        </w:rPr>
        <w:t>Micro, pequeñas, medianas y grandes empresas</w:t>
      </w:r>
      <w:r w:rsidRPr="004C37CE">
        <w:rPr>
          <w:rFonts w:ascii="Gotham Book" w:eastAsia="Gotham" w:hAnsi="Gotham Book" w:cs="Gotham"/>
          <w:sz w:val="18"/>
          <w:szCs w:val="18"/>
          <w:lang w:val="es-ES"/>
        </w:rPr>
        <w:t>. Si durante la recepción, validación y evaluación se observa alteración, incongruencia, falsificación o cualquier otra conducta que haga suponer irregularidades en la información proporcionada, la Dirección de Desarrollo Tecnológico y Vinculación procederá a cancelar la solicitud y sancionar a la Persona Solicitante conforme a lo aplicable.</w:t>
      </w:r>
    </w:p>
    <w:p w14:paraId="3821A729" w14:textId="77777777" w:rsidR="00C14D6A" w:rsidRPr="004C37CE" w:rsidRDefault="00C14D6A" w:rsidP="00C14D6A">
      <w:pPr>
        <w:jc w:val="both"/>
        <w:rPr>
          <w:rFonts w:ascii="Gotham Book" w:eastAsia="Gotham" w:hAnsi="Gotham Book" w:cs="Gotham"/>
          <w:sz w:val="18"/>
          <w:szCs w:val="18"/>
          <w:lang w:val="es-ES"/>
        </w:rPr>
      </w:pPr>
    </w:p>
    <w:p w14:paraId="7E1696D9" w14:textId="68FC7354" w:rsidR="00C14D6A" w:rsidRPr="004C37CE" w:rsidRDefault="00C14D6A" w:rsidP="00C14D6A">
      <w:pPr>
        <w:jc w:val="both"/>
        <w:rPr>
          <w:rFonts w:ascii="Gotham Book" w:eastAsia="Gotham" w:hAnsi="Gotham Book" w:cs="Gotham"/>
          <w:sz w:val="18"/>
          <w:szCs w:val="18"/>
          <w:lang w:val="es-ES"/>
        </w:rPr>
      </w:pPr>
      <w:r w:rsidRPr="004C37CE">
        <w:rPr>
          <w:rFonts w:ascii="Gotham Book" w:eastAsia="Gotham" w:hAnsi="Gotham Book" w:cs="Gotham"/>
          <w:sz w:val="18"/>
          <w:szCs w:val="18"/>
          <w:lang w:val="es-ES"/>
        </w:rPr>
        <w:t xml:space="preserve">Las propuestas que no cumplan con los requisitos establecidos en las presentes Reglas, así como en la Convocatoria; </w:t>
      </w:r>
      <w:r w:rsidR="00E67B9D">
        <w:rPr>
          <w:rFonts w:ascii="Gotham Book" w:eastAsia="Gotham" w:hAnsi="Gotham Book" w:cs="Gotham"/>
          <w:sz w:val="18"/>
          <w:szCs w:val="18"/>
          <w:lang w:val="es-ES"/>
        </w:rPr>
        <w:t>así como las</w:t>
      </w:r>
      <w:r w:rsidRPr="004C37CE">
        <w:rPr>
          <w:rFonts w:ascii="Gotham Book" w:eastAsia="Gotham" w:hAnsi="Gotham Book" w:cs="Gotham"/>
          <w:sz w:val="18"/>
          <w:szCs w:val="18"/>
          <w:lang w:val="es-ES"/>
        </w:rPr>
        <w:t xml:space="preserve"> presentadas vía correo electrónico posterior a la fecha límite de recepción establecida en la Convocatoria, no serán </w:t>
      </w:r>
      <w:r w:rsidR="00E67B9D">
        <w:rPr>
          <w:rFonts w:ascii="Gotham Book" w:eastAsia="Gotham" w:hAnsi="Gotham Book" w:cs="Gotham"/>
          <w:sz w:val="18"/>
          <w:szCs w:val="18"/>
          <w:lang w:val="es-ES"/>
        </w:rPr>
        <w:t>consideradas</w:t>
      </w:r>
      <w:r w:rsidRPr="004C37CE">
        <w:rPr>
          <w:rFonts w:ascii="Gotham Book" w:eastAsia="Gotham" w:hAnsi="Gotham Book" w:cs="Gotham"/>
          <w:sz w:val="18"/>
          <w:szCs w:val="18"/>
          <w:lang w:val="es-ES"/>
        </w:rPr>
        <w:t xml:space="preserve"> en el proceso de evaluación correspondiente. </w:t>
      </w:r>
    </w:p>
    <w:p w14:paraId="43A6038F" w14:textId="77777777" w:rsidR="00C14D6A" w:rsidRPr="004C37CE" w:rsidRDefault="00C14D6A" w:rsidP="00C14D6A">
      <w:pPr>
        <w:jc w:val="both"/>
        <w:rPr>
          <w:rFonts w:ascii="Gotham Book" w:eastAsia="Gotham" w:hAnsi="Gotham Book" w:cs="Gotham"/>
          <w:sz w:val="18"/>
          <w:szCs w:val="18"/>
          <w:lang w:val="es-ES"/>
        </w:rPr>
      </w:pPr>
    </w:p>
    <w:p w14:paraId="52E3612F" w14:textId="77777777" w:rsidR="00C14D6A" w:rsidRPr="004C37CE" w:rsidRDefault="00C14D6A" w:rsidP="00C14D6A">
      <w:pPr>
        <w:jc w:val="both"/>
        <w:rPr>
          <w:rFonts w:ascii="Gotham Book" w:eastAsia="Gotham" w:hAnsi="Gotham Book" w:cs="Gotham"/>
          <w:sz w:val="18"/>
          <w:szCs w:val="18"/>
          <w:lang w:val="es-ES"/>
        </w:rPr>
      </w:pPr>
      <w:r w:rsidRPr="004C37CE">
        <w:rPr>
          <w:rFonts w:ascii="Gotham Book" w:eastAsia="Gotham" w:hAnsi="Gotham Book" w:cs="Gotham"/>
          <w:sz w:val="18"/>
          <w:szCs w:val="18"/>
          <w:lang w:val="es-ES"/>
        </w:rPr>
        <w:t>El trámite es gratuito y no significa necesariamente su incorporación al programa.</w:t>
      </w:r>
    </w:p>
    <w:p w14:paraId="781438EA" w14:textId="77777777" w:rsidR="00C14D6A" w:rsidRPr="004C37CE" w:rsidRDefault="00C14D6A" w:rsidP="00C14D6A">
      <w:pPr>
        <w:jc w:val="both"/>
        <w:rPr>
          <w:rFonts w:ascii="Gotham Book" w:hAnsi="Gotham Book" w:cstheme="minorHAnsi"/>
          <w:bCs/>
          <w:sz w:val="18"/>
          <w:szCs w:val="18"/>
        </w:rPr>
      </w:pPr>
    </w:p>
    <w:p w14:paraId="3AD857FA" w14:textId="77777777" w:rsidR="00C14D6A" w:rsidRPr="004C37CE" w:rsidRDefault="00C14D6A" w:rsidP="00D05CF5">
      <w:pPr>
        <w:pStyle w:val="Prrafodelista"/>
        <w:numPr>
          <w:ilvl w:val="2"/>
          <w:numId w:val="22"/>
        </w:numPr>
        <w:ind w:left="709" w:hanging="709"/>
        <w:jc w:val="both"/>
        <w:rPr>
          <w:rFonts w:ascii="Gotham Book" w:hAnsi="Gotham Book" w:cstheme="minorHAnsi"/>
          <w:b/>
          <w:bCs/>
          <w:sz w:val="18"/>
          <w:szCs w:val="18"/>
        </w:rPr>
      </w:pPr>
      <w:r w:rsidRPr="004C37CE">
        <w:rPr>
          <w:rFonts w:ascii="Gotham Book" w:hAnsi="Gotham Book" w:cstheme="minorHAnsi"/>
          <w:b/>
          <w:bCs/>
          <w:sz w:val="18"/>
          <w:szCs w:val="18"/>
        </w:rPr>
        <w:t>FORMATOS</w:t>
      </w:r>
    </w:p>
    <w:p w14:paraId="18B3EC1D" w14:textId="77777777" w:rsidR="00C14D6A" w:rsidRPr="004C37CE" w:rsidRDefault="00C14D6A" w:rsidP="00C14D6A">
      <w:pPr>
        <w:pStyle w:val="Prrafodelista"/>
        <w:autoSpaceDE w:val="0"/>
        <w:autoSpaceDN w:val="0"/>
        <w:adjustRightInd w:val="0"/>
        <w:jc w:val="both"/>
        <w:rPr>
          <w:rFonts w:ascii="Gotham Book" w:hAnsi="Gotham Book" w:cs="ArialMT"/>
          <w:sz w:val="18"/>
          <w:szCs w:val="18"/>
        </w:rPr>
      </w:pPr>
      <w:r w:rsidRPr="004C37CE">
        <w:rPr>
          <w:rFonts w:ascii="Gotham Book" w:hAnsi="Gotham Book" w:cs="ArialMT"/>
          <w:sz w:val="18"/>
          <w:szCs w:val="18"/>
        </w:rPr>
        <w:t>a)</w:t>
      </w:r>
      <w:r w:rsidRPr="004C37CE">
        <w:rPr>
          <w:rFonts w:ascii="Gotham Book" w:hAnsi="Gotham Book"/>
          <w:sz w:val="18"/>
          <w:szCs w:val="18"/>
        </w:rPr>
        <w:tab/>
      </w:r>
      <w:r w:rsidRPr="004C37CE">
        <w:rPr>
          <w:rFonts w:ascii="Gotham Book" w:hAnsi="Gotham Book" w:cs="ArialMT"/>
          <w:sz w:val="18"/>
          <w:szCs w:val="18"/>
        </w:rPr>
        <w:t>Ficha Técnica.</w:t>
      </w:r>
    </w:p>
    <w:p w14:paraId="4975C34A" w14:textId="77777777" w:rsidR="00C14D6A" w:rsidRPr="004C37CE" w:rsidRDefault="00C14D6A" w:rsidP="00C14D6A">
      <w:pPr>
        <w:pStyle w:val="Prrafodelista"/>
        <w:autoSpaceDE w:val="0"/>
        <w:autoSpaceDN w:val="0"/>
        <w:adjustRightInd w:val="0"/>
        <w:jc w:val="both"/>
        <w:rPr>
          <w:rFonts w:ascii="Gotham Book" w:hAnsi="Gotham Book" w:cs="ArialMT"/>
          <w:sz w:val="18"/>
          <w:szCs w:val="18"/>
        </w:rPr>
      </w:pPr>
      <w:r w:rsidRPr="004C37CE">
        <w:rPr>
          <w:rFonts w:ascii="Gotham Book" w:hAnsi="Gotham Book" w:cs="ArialMT"/>
          <w:sz w:val="18"/>
          <w:szCs w:val="18"/>
        </w:rPr>
        <w:t>b)</w:t>
      </w:r>
      <w:r w:rsidRPr="004C37CE">
        <w:rPr>
          <w:rFonts w:ascii="Gotham Book" w:hAnsi="Gotham Book" w:cs="ArialMT"/>
          <w:sz w:val="18"/>
          <w:szCs w:val="18"/>
        </w:rPr>
        <w:tab/>
        <w:t xml:space="preserve">Anexo 1: Plan de Trabajo. </w:t>
      </w:r>
    </w:p>
    <w:p w14:paraId="45D1D4E9" w14:textId="77777777" w:rsidR="00C14D6A" w:rsidRPr="004C37CE" w:rsidRDefault="00C14D6A" w:rsidP="00C14D6A">
      <w:pPr>
        <w:pStyle w:val="Prrafodelista"/>
        <w:autoSpaceDE w:val="0"/>
        <w:autoSpaceDN w:val="0"/>
        <w:adjustRightInd w:val="0"/>
        <w:jc w:val="both"/>
        <w:rPr>
          <w:rFonts w:ascii="Gotham Book" w:hAnsi="Gotham Book" w:cs="ArialMT"/>
          <w:sz w:val="18"/>
          <w:szCs w:val="18"/>
        </w:rPr>
      </w:pPr>
      <w:r w:rsidRPr="004C37CE">
        <w:rPr>
          <w:rFonts w:ascii="Gotham Book" w:hAnsi="Gotham Book" w:cs="ArialMT"/>
          <w:sz w:val="18"/>
          <w:szCs w:val="18"/>
        </w:rPr>
        <w:t>c)</w:t>
      </w:r>
      <w:r w:rsidRPr="004C37CE">
        <w:rPr>
          <w:rFonts w:ascii="Gotham Book" w:hAnsi="Gotham Book" w:cs="ArialMT"/>
          <w:sz w:val="18"/>
          <w:szCs w:val="18"/>
        </w:rPr>
        <w:tab/>
        <w:t xml:space="preserve">Anexo 2: Presupuesto. </w:t>
      </w:r>
    </w:p>
    <w:p w14:paraId="1DE1BF1F" w14:textId="77777777" w:rsidR="00C14D6A" w:rsidRPr="004C37CE" w:rsidRDefault="00C14D6A" w:rsidP="00C14D6A">
      <w:pPr>
        <w:pStyle w:val="Prrafodelista"/>
        <w:autoSpaceDE w:val="0"/>
        <w:autoSpaceDN w:val="0"/>
        <w:adjustRightInd w:val="0"/>
        <w:jc w:val="both"/>
        <w:rPr>
          <w:rFonts w:ascii="Gotham Book" w:hAnsi="Gotham Book" w:cs="ArialMT"/>
          <w:sz w:val="18"/>
          <w:szCs w:val="18"/>
        </w:rPr>
      </w:pPr>
      <w:r w:rsidRPr="004C37CE">
        <w:rPr>
          <w:rFonts w:ascii="Gotham Book" w:hAnsi="Gotham Book" w:cs="ArialMT"/>
          <w:sz w:val="18"/>
          <w:szCs w:val="18"/>
        </w:rPr>
        <w:t>d)</w:t>
      </w:r>
      <w:r w:rsidRPr="004C37CE">
        <w:rPr>
          <w:rFonts w:ascii="Gotham Book" w:hAnsi="Gotham Book" w:cs="ArialMT"/>
          <w:sz w:val="18"/>
          <w:szCs w:val="18"/>
        </w:rPr>
        <w:tab/>
        <w:t xml:space="preserve">Carta de Intención de Participación. </w:t>
      </w:r>
    </w:p>
    <w:p w14:paraId="786DBEE2" w14:textId="77777777" w:rsidR="00C14D6A" w:rsidRPr="004C37CE" w:rsidRDefault="00C14D6A" w:rsidP="00C14D6A">
      <w:pPr>
        <w:pStyle w:val="Prrafodelista"/>
        <w:autoSpaceDE w:val="0"/>
        <w:autoSpaceDN w:val="0"/>
        <w:adjustRightInd w:val="0"/>
        <w:jc w:val="both"/>
        <w:rPr>
          <w:rFonts w:ascii="Gotham Book" w:hAnsi="Gotham Book" w:cs="ArialMT"/>
          <w:sz w:val="18"/>
          <w:szCs w:val="18"/>
        </w:rPr>
      </w:pPr>
      <w:r w:rsidRPr="004C37CE">
        <w:rPr>
          <w:rFonts w:ascii="Gotham Book" w:hAnsi="Gotham Book" w:cs="ArialMT"/>
          <w:sz w:val="18"/>
          <w:szCs w:val="18"/>
        </w:rPr>
        <w:t>e)</w:t>
      </w:r>
      <w:r w:rsidRPr="004C37CE">
        <w:rPr>
          <w:rFonts w:ascii="Gotham Book" w:hAnsi="Gotham Book" w:cs="ArialMT"/>
          <w:sz w:val="18"/>
          <w:szCs w:val="18"/>
        </w:rPr>
        <w:tab/>
        <w:t>Escrito bajo protesta de decir verdad.</w:t>
      </w:r>
    </w:p>
    <w:p w14:paraId="2540CDE7" w14:textId="77777777" w:rsidR="00C14D6A" w:rsidRPr="004C37CE" w:rsidRDefault="00C14D6A" w:rsidP="00C14D6A">
      <w:pPr>
        <w:pStyle w:val="Prrafodelista"/>
        <w:autoSpaceDE w:val="0"/>
        <w:autoSpaceDN w:val="0"/>
        <w:adjustRightInd w:val="0"/>
        <w:jc w:val="both"/>
        <w:rPr>
          <w:rFonts w:ascii="Gotham Book" w:hAnsi="Gotham Book" w:cs="ArialMT"/>
          <w:sz w:val="18"/>
          <w:szCs w:val="18"/>
        </w:rPr>
      </w:pPr>
      <w:r w:rsidRPr="004C37CE">
        <w:rPr>
          <w:rFonts w:ascii="Gotham Book" w:hAnsi="Gotham Book" w:cs="ArialMT"/>
          <w:sz w:val="18"/>
          <w:szCs w:val="18"/>
        </w:rPr>
        <w:t>f)</w:t>
      </w:r>
      <w:r w:rsidRPr="004C37CE">
        <w:rPr>
          <w:rFonts w:ascii="Gotham Book" w:hAnsi="Gotham Book" w:cs="ArialMT"/>
          <w:sz w:val="18"/>
          <w:szCs w:val="18"/>
        </w:rPr>
        <w:tab/>
        <w:t xml:space="preserve">Resumen de la empresa </w:t>
      </w:r>
    </w:p>
    <w:p w14:paraId="4227DCAD" w14:textId="77777777" w:rsidR="00C14D6A" w:rsidRPr="004C37CE" w:rsidRDefault="00C14D6A" w:rsidP="00C14D6A">
      <w:pPr>
        <w:pStyle w:val="Prrafodelista"/>
        <w:autoSpaceDE w:val="0"/>
        <w:autoSpaceDN w:val="0"/>
        <w:adjustRightInd w:val="0"/>
        <w:jc w:val="both"/>
        <w:rPr>
          <w:rFonts w:ascii="Gotham Book" w:hAnsi="Gotham Book" w:cs="ArialMT"/>
          <w:sz w:val="18"/>
          <w:szCs w:val="18"/>
        </w:rPr>
      </w:pPr>
    </w:p>
    <w:p w14:paraId="0E49B6D0" w14:textId="77777777" w:rsidR="00C14D6A" w:rsidRPr="004C37CE" w:rsidRDefault="00C14D6A" w:rsidP="00D05CF5">
      <w:pPr>
        <w:pStyle w:val="Prrafodelista"/>
        <w:numPr>
          <w:ilvl w:val="2"/>
          <w:numId w:val="22"/>
        </w:numPr>
        <w:ind w:left="709" w:hanging="709"/>
        <w:jc w:val="both"/>
        <w:rPr>
          <w:rFonts w:ascii="Gotham Book" w:hAnsi="Gotham Book" w:cstheme="minorHAnsi"/>
          <w:b/>
          <w:bCs/>
          <w:sz w:val="18"/>
          <w:szCs w:val="18"/>
        </w:rPr>
      </w:pPr>
      <w:r w:rsidRPr="004C37CE">
        <w:rPr>
          <w:rFonts w:ascii="Gotham Book" w:hAnsi="Gotham Book" w:cstheme="minorHAnsi"/>
          <w:b/>
          <w:bCs/>
          <w:sz w:val="18"/>
          <w:szCs w:val="18"/>
        </w:rPr>
        <w:t>INTEGRACIÓN DEL PADRÓN DE PERSONAS BENEFICIARIAS</w:t>
      </w:r>
    </w:p>
    <w:p w14:paraId="3CF6F47F" w14:textId="37E1534E" w:rsidR="00C14D6A" w:rsidRPr="004C37CE" w:rsidRDefault="00C14D6A" w:rsidP="00C14D6A">
      <w:pPr>
        <w:jc w:val="both"/>
        <w:rPr>
          <w:rFonts w:ascii="Gotham Book" w:hAnsi="Gotham Book"/>
          <w:sz w:val="18"/>
          <w:szCs w:val="18"/>
        </w:rPr>
      </w:pPr>
      <w:r w:rsidRPr="004C37CE">
        <w:rPr>
          <w:rFonts w:ascii="Gotham Book" w:hAnsi="Gotham Book"/>
          <w:sz w:val="18"/>
          <w:szCs w:val="18"/>
        </w:rPr>
        <w:t xml:space="preserve">Corresponderá a la instancia ejecutora la integración, gestión y actualización del padrón de personas beneficiarias del </w:t>
      </w:r>
      <w:r w:rsidRPr="004C37CE">
        <w:rPr>
          <w:rFonts w:ascii="Gotham Book" w:eastAsia="Gotham" w:hAnsi="Gotham Book" w:cs="Gotham"/>
          <w:sz w:val="18"/>
          <w:szCs w:val="18"/>
        </w:rPr>
        <w:t>Programa Vinculación de Empresas con Instituciones de Educación Media Superior, Superior y/o Centros de Investigación COMECYT</w:t>
      </w:r>
      <w:r w:rsidRPr="004C37CE">
        <w:rPr>
          <w:rFonts w:ascii="Gotham Book" w:hAnsi="Gotham Book"/>
          <w:sz w:val="18"/>
          <w:szCs w:val="18"/>
        </w:rPr>
        <w:t>, conforme a lo previsto en el artículo 92, fracción XIV, inciso p) de la Ley de Transparencia y Acceso a la Información Pública del Estado de México y Municipios, así como en los Lineamientos y Criterios para la Integración y Actualización de los Padrones de las Personas Beneficiarias</w:t>
      </w:r>
      <w:r>
        <w:rPr>
          <w:rFonts w:ascii="Gotham Book" w:hAnsi="Gotham Book"/>
          <w:sz w:val="18"/>
          <w:szCs w:val="18"/>
        </w:rPr>
        <w:t>,</w:t>
      </w:r>
      <w:r w:rsidRPr="004C37CE">
        <w:rPr>
          <w:rFonts w:ascii="Gotham Book" w:hAnsi="Gotham Book"/>
          <w:sz w:val="18"/>
          <w:szCs w:val="18"/>
        </w:rPr>
        <w:t xml:space="preserve"> para la Integración y Administración del Padrón Único de Personas Beneficiarias de los Programas y/o Acciones de </w:t>
      </w:r>
      <w:r>
        <w:rPr>
          <w:rFonts w:ascii="Gotham Book" w:hAnsi="Gotham Book"/>
          <w:sz w:val="18"/>
          <w:szCs w:val="18"/>
        </w:rPr>
        <w:t xml:space="preserve">Bienestar y </w:t>
      </w:r>
      <w:r w:rsidRPr="004C37CE">
        <w:rPr>
          <w:rFonts w:ascii="Gotham Book" w:hAnsi="Gotham Book"/>
          <w:sz w:val="18"/>
          <w:szCs w:val="18"/>
        </w:rPr>
        <w:t xml:space="preserve">Desarrollo </w:t>
      </w:r>
      <w:r w:rsidRPr="004C37CE">
        <w:rPr>
          <w:rFonts w:ascii="Gotham Book" w:hAnsi="Gotham Book"/>
          <w:sz w:val="18"/>
          <w:szCs w:val="18"/>
        </w:rPr>
        <w:lastRenderedPageBreak/>
        <w:t>Social</w:t>
      </w:r>
      <w:r>
        <w:rPr>
          <w:rFonts w:ascii="Gotham Book" w:hAnsi="Gotham Book"/>
          <w:sz w:val="18"/>
          <w:szCs w:val="18"/>
        </w:rPr>
        <w:t xml:space="preserve"> así como No Sociales</w:t>
      </w:r>
      <w:r w:rsidR="00E67B9D">
        <w:rPr>
          <w:rFonts w:ascii="Gotham Book" w:hAnsi="Gotham Book"/>
          <w:sz w:val="18"/>
          <w:szCs w:val="18"/>
        </w:rPr>
        <w:t>,</w:t>
      </w:r>
      <w:r>
        <w:rPr>
          <w:rFonts w:ascii="Gotham Book" w:hAnsi="Gotham Book"/>
          <w:sz w:val="18"/>
          <w:szCs w:val="18"/>
        </w:rPr>
        <w:t xml:space="preserve"> de cualquier otro ámbito de atención </w:t>
      </w:r>
      <w:r w:rsidRPr="004C37CE">
        <w:rPr>
          <w:rFonts w:ascii="Gotham Book" w:hAnsi="Gotham Book"/>
          <w:sz w:val="18"/>
          <w:szCs w:val="18"/>
        </w:rPr>
        <w:t>del Gobierno del Estado de México</w:t>
      </w:r>
      <w:r w:rsidR="00E67B9D">
        <w:rPr>
          <w:rFonts w:ascii="Gotham Book" w:hAnsi="Gotham Book"/>
          <w:sz w:val="18"/>
          <w:szCs w:val="18"/>
        </w:rPr>
        <w:t>,</w:t>
      </w:r>
      <w:r w:rsidRPr="004C37CE">
        <w:rPr>
          <w:rFonts w:ascii="Gotham Book" w:hAnsi="Gotham Book"/>
          <w:sz w:val="18"/>
          <w:szCs w:val="18"/>
        </w:rPr>
        <w:t xml:space="preserve"> Publicadas en Gaceta de Gobierno de fecha 28 de noviembre de 2025 y en las disposiciones normativas vigentes que le apliquen.</w:t>
      </w:r>
    </w:p>
    <w:p w14:paraId="690E890C" w14:textId="77777777" w:rsidR="00C14D6A" w:rsidRPr="004C37CE" w:rsidRDefault="00C14D6A" w:rsidP="00C14D6A">
      <w:pPr>
        <w:jc w:val="both"/>
        <w:rPr>
          <w:rFonts w:ascii="Gotham Book" w:hAnsi="Gotham Book" w:cstheme="minorHAnsi"/>
          <w:bCs/>
          <w:sz w:val="18"/>
          <w:szCs w:val="18"/>
        </w:rPr>
      </w:pPr>
    </w:p>
    <w:p w14:paraId="6DAC7430" w14:textId="77777777" w:rsidR="00C14D6A" w:rsidRPr="004C37CE" w:rsidRDefault="00C14D6A" w:rsidP="00D05CF5">
      <w:pPr>
        <w:pStyle w:val="Prrafodelista"/>
        <w:numPr>
          <w:ilvl w:val="2"/>
          <w:numId w:val="22"/>
        </w:numPr>
        <w:ind w:left="709" w:hanging="709"/>
        <w:jc w:val="both"/>
        <w:rPr>
          <w:rFonts w:ascii="Gotham Book" w:hAnsi="Gotham Book" w:cstheme="minorHAnsi"/>
          <w:b/>
          <w:bCs/>
          <w:sz w:val="18"/>
          <w:szCs w:val="18"/>
        </w:rPr>
      </w:pPr>
      <w:r w:rsidRPr="004C37CE">
        <w:rPr>
          <w:rFonts w:ascii="Gotham Book" w:hAnsi="Gotham Book" w:cstheme="minorHAnsi"/>
          <w:b/>
          <w:bCs/>
          <w:sz w:val="18"/>
          <w:szCs w:val="18"/>
        </w:rPr>
        <w:t>DERECHOS DE LAS PERSONAS BENEFICIARIAS</w:t>
      </w:r>
    </w:p>
    <w:p w14:paraId="0BF245AF"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Son derechos de las personas beneficiarias:</w:t>
      </w:r>
    </w:p>
    <w:p w14:paraId="686801F2" w14:textId="77777777" w:rsidR="00C14D6A" w:rsidRPr="004C37CE" w:rsidRDefault="00C14D6A" w:rsidP="00D05CF5">
      <w:pPr>
        <w:pStyle w:val="Prrafodelista"/>
        <w:numPr>
          <w:ilvl w:val="0"/>
          <w:numId w:val="37"/>
        </w:numPr>
        <w:spacing w:after="200" w:line="276" w:lineRule="auto"/>
        <w:jc w:val="both"/>
        <w:rPr>
          <w:rFonts w:ascii="Gotham Book" w:hAnsi="Gotham Book" w:cstheme="minorHAnsi"/>
          <w:bCs/>
          <w:sz w:val="18"/>
          <w:szCs w:val="18"/>
        </w:rPr>
      </w:pPr>
      <w:r w:rsidRPr="004C37CE">
        <w:rPr>
          <w:rFonts w:ascii="Gotham Book" w:hAnsi="Gotham Book" w:cstheme="minorHAnsi"/>
          <w:bCs/>
          <w:sz w:val="18"/>
          <w:szCs w:val="18"/>
        </w:rPr>
        <w:t xml:space="preserve">Recibir un trato adecuado y confidencial en el manejo de su información personal, garantizando su privacidad y protección conforme a la normativa aplicable. </w:t>
      </w:r>
    </w:p>
    <w:p w14:paraId="791F83AB" w14:textId="77777777" w:rsidR="00C14D6A" w:rsidRPr="004C37CE" w:rsidRDefault="00C14D6A" w:rsidP="00D05CF5">
      <w:pPr>
        <w:pStyle w:val="Prrafodelista"/>
        <w:numPr>
          <w:ilvl w:val="0"/>
          <w:numId w:val="37"/>
        </w:numPr>
        <w:spacing w:after="200" w:line="276" w:lineRule="auto"/>
        <w:jc w:val="both"/>
        <w:rPr>
          <w:rFonts w:ascii="Gotham Book" w:hAnsi="Gotham Book" w:cstheme="minorHAnsi"/>
          <w:bCs/>
          <w:sz w:val="18"/>
          <w:szCs w:val="18"/>
        </w:rPr>
      </w:pPr>
      <w:r w:rsidRPr="004C37CE">
        <w:rPr>
          <w:rFonts w:ascii="Gotham Book" w:hAnsi="Gotham Book" w:cstheme="minorHAnsi"/>
          <w:bCs/>
          <w:sz w:val="18"/>
          <w:szCs w:val="18"/>
        </w:rPr>
        <w:t xml:space="preserve">Ser tratadas con respeto e igualdad, garantizando el derecho a la no discriminación por cualquier motivo, incluyendo género, condición social, origen étnico, identidad cultural, orientación sexual, discapacidad o cualquier otra característica personal o colectiva. </w:t>
      </w:r>
    </w:p>
    <w:p w14:paraId="490B2065" w14:textId="77777777" w:rsidR="00C14D6A" w:rsidRPr="004C37CE" w:rsidRDefault="00C14D6A" w:rsidP="00D05CF5">
      <w:pPr>
        <w:pStyle w:val="Prrafodelista"/>
        <w:numPr>
          <w:ilvl w:val="0"/>
          <w:numId w:val="37"/>
        </w:numPr>
        <w:spacing w:after="200" w:line="276" w:lineRule="auto"/>
        <w:jc w:val="both"/>
        <w:rPr>
          <w:rFonts w:ascii="Gotham Book" w:hAnsi="Gotham Book" w:cstheme="minorHAnsi"/>
          <w:bCs/>
          <w:sz w:val="18"/>
          <w:szCs w:val="18"/>
        </w:rPr>
      </w:pPr>
      <w:r w:rsidRPr="004C37CE">
        <w:rPr>
          <w:rFonts w:ascii="Gotham Book" w:hAnsi="Gotham Book" w:cstheme="minorHAnsi"/>
          <w:bCs/>
          <w:sz w:val="18"/>
          <w:szCs w:val="18"/>
        </w:rPr>
        <w:t xml:space="preserve">Ser notificadas de la aprobación del apoyo. </w:t>
      </w:r>
    </w:p>
    <w:p w14:paraId="4AE6A479" w14:textId="77777777" w:rsidR="00C14D6A" w:rsidRPr="004C37CE" w:rsidRDefault="00C14D6A" w:rsidP="00D05CF5">
      <w:pPr>
        <w:pStyle w:val="Prrafodelista"/>
        <w:numPr>
          <w:ilvl w:val="0"/>
          <w:numId w:val="37"/>
        </w:numPr>
        <w:spacing w:after="200" w:line="276" w:lineRule="auto"/>
        <w:jc w:val="both"/>
        <w:rPr>
          <w:rFonts w:ascii="Gotham Book" w:hAnsi="Gotham Book" w:cstheme="minorHAnsi"/>
          <w:bCs/>
          <w:sz w:val="18"/>
          <w:szCs w:val="18"/>
        </w:rPr>
      </w:pPr>
      <w:r w:rsidRPr="004C37CE">
        <w:rPr>
          <w:rFonts w:ascii="Gotham Book" w:hAnsi="Gotham Book" w:cstheme="minorHAnsi"/>
          <w:bCs/>
          <w:sz w:val="18"/>
          <w:szCs w:val="18"/>
        </w:rPr>
        <w:t xml:space="preserve">Recibir el apoyo, siempre y cuando, el COMECYT cuente con la disponibilidad presupuestal y líquida de recursos económicos. </w:t>
      </w:r>
    </w:p>
    <w:p w14:paraId="0D40915F" w14:textId="77777777" w:rsidR="00C14D6A" w:rsidRPr="004C37CE" w:rsidRDefault="00C14D6A" w:rsidP="00D05CF5">
      <w:pPr>
        <w:pStyle w:val="Prrafodelista"/>
        <w:numPr>
          <w:ilvl w:val="0"/>
          <w:numId w:val="37"/>
        </w:numPr>
        <w:spacing w:after="200" w:line="276" w:lineRule="auto"/>
        <w:jc w:val="both"/>
        <w:rPr>
          <w:rFonts w:ascii="Gotham Book" w:hAnsi="Gotham Book" w:cstheme="minorHAnsi"/>
          <w:bCs/>
          <w:sz w:val="18"/>
          <w:szCs w:val="18"/>
        </w:rPr>
      </w:pPr>
      <w:r w:rsidRPr="004C37CE">
        <w:rPr>
          <w:rFonts w:ascii="Gotham Book" w:hAnsi="Gotham Book" w:cstheme="minorHAnsi"/>
          <w:bCs/>
          <w:sz w:val="18"/>
          <w:szCs w:val="18"/>
        </w:rPr>
        <w:t xml:space="preserve">Ser notificadas con antelación sobre los requerimientos técnicos y financieros solicitados por la Dirección de Desarrollo Tecnológico y Vinculación, así como de las visitas de seguimiento en sus instalaciones o en donde se desarrolle el proyecto. </w:t>
      </w:r>
    </w:p>
    <w:p w14:paraId="0115B412" w14:textId="77777777" w:rsidR="00C14D6A" w:rsidRPr="004C37CE" w:rsidRDefault="00C14D6A" w:rsidP="00C14D6A">
      <w:pPr>
        <w:pStyle w:val="Prrafodelista"/>
        <w:jc w:val="both"/>
        <w:rPr>
          <w:rFonts w:ascii="Gotham Book" w:hAnsi="Gotham Book" w:cstheme="minorHAnsi"/>
          <w:bCs/>
          <w:sz w:val="18"/>
          <w:szCs w:val="18"/>
        </w:rPr>
      </w:pPr>
    </w:p>
    <w:p w14:paraId="38A9BFC0" w14:textId="77777777" w:rsidR="00C14D6A" w:rsidRPr="004C37CE" w:rsidRDefault="00C14D6A" w:rsidP="00D05CF5">
      <w:pPr>
        <w:pStyle w:val="Prrafodelista"/>
        <w:numPr>
          <w:ilvl w:val="2"/>
          <w:numId w:val="22"/>
        </w:numPr>
        <w:ind w:left="709" w:hanging="709"/>
        <w:jc w:val="both"/>
        <w:rPr>
          <w:rFonts w:ascii="Gotham Book" w:hAnsi="Gotham Book" w:cstheme="minorHAnsi"/>
          <w:b/>
          <w:bCs/>
          <w:sz w:val="18"/>
          <w:szCs w:val="18"/>
        </w:rPr>
      </w:pPr>
      <w:r w:rsidRPr="004C37CE">
        <w:rPr>
          <w:rFonts w:ascii="Gotham Book" w:hAnsi="Gotham Book" w:cstheme="minorHAnsi"/>
          <w:b/>
          <w:bCs/>
          <w:sz w:val="18"/>
          <w:szCs w:val="18"/>
        </w:rPr>
        <w:t>OBLIGACIONES</w:t>
      </w:r>
      <w:r w:rsidRPr="004C37CE" w:rsidDel="00993866">
        <w:rPr>
          <w:rFonts w:ascii="Gotham Book" w:hAnsi="Gotham Book" w:cstheme="minorHAnsi"/>
          <w:b/>
          <w:bCs/>
          <w:sz w:val="18"/>
          <w:szCs w:val="18"/>
        </w:rPr>
        <w:t xml:space="preserve"> </w:t>
      </w:r>
      <w:r w:rsidRPr="004C37CE">
        <w:rPr>
          <w:rFonts w:ascii="Gotham Book" w:hAnsi="Gotham Book" w:cstheme="minorHAnsi"/>
          <w:b/>
          <w:bCs/>
          <w:sz w:val="18"/>
          <w:szCs w:val="18"/>
        </w:rPr>
        <w:t>DE LAS PERSONAS BENEFICIARIAS</w:t>
      </w:r>
    </w:p>
    <w:p w14:paraId="632DFED8" w14:textId="77777777" w:rsidR="00C14D6A" w:rsidRPr="004C37CE" w:rsidRDefault="00C14D6A" w:rsidP="00D05CF5">
      <w:pPr>
        <w:pStyle w:val="Prrafodelista"/>
        <w:numPr>
          <w:ilvl w:val="0"/>
          <w:numId w:val="18"/>
        </w:numPr>
        <w:jc w:val="both"/>
        <w:rPr>
          <w:rFonts w:ascii="Gotham Book" w:hAnsi="Gotham Book"/>
          <w:sz w:val="18"/>
          <w:szCs w:val="18"/>
        </w:rPr>
      </w:pPr>
      <w:r w:rsidRPr="004C37CE">
        <w:rPr>
          <w:rFonts w:ascii="Gotham Book" w:hAnsi="Gotham Book"/>
          <w:sz w:val="18"/>
          <w:szCs w:val="18"/>
        </w:rPr>
        <w:t xml:space="preserve">Proporcionar a la </w:t>
      </w:r>
      <w:r w:rsidRPr="004C37CE">
        <w:rPr>
          <w:rFonts w:ascii="Gotham Book" w:hAnsi="Gotham Book" w:cs="ArialMT"/>
          <w:sz w:val="18"/>
          <w:szCs w:val="18"/>
        </w:rPr>
        <w:t>Dirección de Desarrollo Tecnológico y Vinculación</w:t>
      </w:r>
      <w:r w:rsidRPr="004C37CE">
        <w:rPr>
          <w:rFonts w:ascii="Gotham Book" w:hAnsi="Gotham Book"/>
          <w:sz w:val="18"/>
          <w:szCs w:val="18"/>
        </w:rPr>
        <w:t>, a través de la persona responsable operativa del programa la documentación requerida para la suscripción del convenio de asignación de recursos.</w:t>
      </w:r>
    </w:p>
    <w:p w14:paraId="76967E74" w14:textId="77777777" w:rsidR="00C14D6A" w:rsidRPr="004C37CE" w:rsidRDefault="00C14D6A" w:rsidP="00D05CF5">
      <w:pPr>
        <w:pStyle w:val="Prrafodelista"/>
        <w:numPr>
          <w:ilvl w:val="0"/>
          <w:numId w:val="18"/>
        </w:numPr>
        <w:jc w:val="both"/>
        <w:rPr>
          <w:rFonts w:ascii="Gotham Book" w:hAnsi="Gotham Book"/>
          <w:sz w:val="18"/>
          <w:szCs w:val="18"/>
        </w:rPr>
      </w:pPr>
      <w:r w:rsidRPr="004C37CE">
        <w:rPr>
          <w:rFonts w:ascii="Gotham Book" w:hAnsi="Gotham Book"/>
          <w:sz w:val="18"/>
          <w:szCs w:val="18"/>
        </w:rPr>
        <w:t xml:space="preserve">Entregar de manera impresa a la </w:t>
      </w:r>
      <w:r w:rsidRPr="004C37CE">
        <w:rPr>
          <w:rFonts w:ascii="Gotham Book" w:hAnsi="Gotham Book" w:cs="ArialMT"/>
          <w:sz w:val="18"/>
          <w:szCs w:val="18"/>
        </w:rPr>
        <w:t>Dirección de Desarrollo Tecnológico y Vinculación</w:t>
      </w:r>
      <w:r w:rsidRPr="004C37CE">
        <w:rPr>
          <w:rFonts w:ascii="Gotham Book" w:hAnsi="Gotham Book"/>
          <w:sz w:val="18"/>
          <w:szCs w:val="18"/>
        </w:rPr>
        <w:t xml:space="preserve"> </w:t>
      </w:r>
      <w:r w:rsidRPr="004C37CE">
        <w:rPr>
          <w:rFonts w:ascii="Gotham Book" w:eastAsia="Gotham" w:hAnsi="Gotham Book" w:cs="Gotham"/>
          <w:sz w:val="18"/>
          <w:szCs w:val="18"/>
          <w:lang w:val="es-ES"/>
        </w:rPr>
        <w:t xml:space="preserve">en las instalaciones </w:t>
      </w:r>
      <w:bookmarkStart w:id="2" w:name="_Hlk219240988"/>
      <w:r w:rsidRPr="004C37CE">
        <w:rPr>
          <w:rFonts w:ascii="Gotham Book" w:eastAsia="Gotham" w:hAnsi="Gotham Book" w:cs="Gotham"/>
          <w:sz w:val="18"/>
          <w:szCs w:val="18"/>
          <w:lang w:val="es-ES"/>
        </w:rPr>
        <w:t xml:space="preserve">del COMECYT, ubicadas en paseo Colón 112-A. Col. </w:t>
      </w:r>
      <w:proofErr w:type="spellStart"/>
      <w:r w:rsidRPr="004C37CE">
        <w:rPr>
          <w:rFonts w:ascii="Gotham Book" w:eastAsia="Gotham" w:hAnsi="Gotham Book" w:cs="Gotham"/>
          <w:sz w:val="18"/>
          <w:szCs w:val="18"/>
          <w:lang w:val="es-ES"/>
        </w:rPr>
        <w:t>Cipres</w:t>
      </w:r>
      <w:proofErr w:type="spellEnd"/>
      <w:r w:rsidRPr="004C37CE">
        <w:rPr>
          <w:rFonts w:ascii="Gotham Book" w:eastAsia="Gotham" w:hAnsi="Gotham Book" w:cs="Gotham"/>
          <w:sz w:val="18"/>
          <w:szCs w:val="18"/>
          <w:lang w:val="es-ES"/>
        </w:rPr>
        <w:t>, Toluca, Estado de México, C.P.50120</w:t>
      </w:r>
      <w:bookmarkEnd w:id="2"/>
      <w:r w:rsidRPr="004C37CE">
        <w:rPr>
          <w:rFonts w:ascii="Gotham Book" w:eastAsia="Gotham" w:hAnsi="Gotham Book" w:cs="Gotham"/>
          <w:sz w:val="18"/>
          <w:szCs w:val="18"/>
          <w:lang w:val="es-ES"/>
        </w:rPr>
        <w:t xml:space="preserve"> </w:t>
      </w:r>
      <w:r w:rsidRPr="004C37CE">
        <w:rPr>
          <w:rFonts w:ascii="Gotham Book" w:hAnsi="Gotham Book"/>
          <w:sz w:val="18"/>
          <w:szCs w:val="18"/>
        </w:rPr>
        <w:t>a través de la persona responsable operativa del programa, adscrito al Departamento de Desarrollo Tecnológico, los requisitos y formatos de la Propuesta participante, para acceder al apoyo.</w:t>
      </w:r>
    </w:p>
    <w:p w14:paraId="067E2E1E" w14:textId="77777777" w:rsidR="00C14D6A" w:rsidRPr="004C37CE" w:rsidRDefault="00C14D6A" w:rsidP="00D05CF5">
      <w:pPr>
        <w:pStyle w:val="Prrafodelista"/>
        <w:numPr>
          <w:ilvl w:val="0"/>
          <w:numId w:val="18"/>
        </w:numPr>
        <w:jc w:val="both"/>
        <w:rPr>
          <w:rFonts w:ascii="Gotham Book" w:hAnsi="Gotham Book" w:cstheme="minorHAnsi"/>
          <w:bCs/>
          <w:sz w:val="18"/>
          <w:szCs w:val="18"/>
        </w:rPr>
      </w:pPr>
      <w:r w:rsidRPr="004C37CE">
        <w:rPr>
          <w:rFonts w:ascii="Gotham Book" w:hAnsi="Gotham Book" w:cstheme="minorHAnsi"/>
          <w:bCs/>
          <w:sz w:val="18"/>
          <w:szCs w:val="18"/>
        </w:rPr>
        <w:t>Firmar el convenio de asignación de recursos y anexos respectivos.</w:t>
      </w:r>
    </w:p>
    <w:p w14:paraId="31BBDFAF" w14:textId="77777777" w:rsidR="00C14D6A" w:rsidRPr="004C37CE" w:rsidRDefault="00C14D6A" w:rsidP="00D05CF5">
      <w:pPr>
        <w:pStyle w:val="Prrafodelista"/>
        <w:numPr>
          <w:ilvl w:val="0"/>
          <w:numId w:val="18"/>
        </w:numPr>
        <w:jc w:val="both"/>
        <w:rPr>
          <w:rFonts w:ascii="Gotham Book" w:hAnsi="Gotham Book" w:cstheme="minorHAnsi"/>
          <w:bCs/>
          <w:sz w:val="18"/>
          <w:szCs w:val="18"/>
        </w:rPr>
      </w:pPr>
      <w:bookmarkStart w:id="3" w:name="_Hlk219241070"/>
      <w:r w:rsidRPr="004C37CE">
        <w:rPr>
          <w:rFonts w:ascii="Gotham Book" w:hAnsi="Gotham Book" w:cstheme="minorHAnsi"/>
          <w:bCs/>
          <w:sz w:val="18"/>
          <w:szCs w:val="18"/>
        </w:rPr>
        <w:t>Aportar el recurso concurrente para la ejecución del proyecto, en el plazo establecido en el Anexo 1 Plan de Trabajo y Anexo 2 Presupuesto.</w:t>
      </w:r>
    </w:p>
    <w:bookmarkEnd w:id="3"/>
    <w:p w14:paraId="0F810B8D" w14:textId="77777777" w:rsidR="00C14D6A" w:rsidRPr="004C37CE" w:rsidRDefault="00C14D6A" w:rsidP="00D05CF5">
      <w:pPr>
        <w:pStyle w:val="Prrafodelista"/>
        <w:numPr>
          <w:ilvl w:val="0"/>
          <w:numId w:val="18"/>
        </w:numPr>
        <w:jc w:val="both"/>
        <w:rPr>
          <w:rFonts w:ascii="Gotham Book" w:hAnsi="Gotham Book" w:cstheme="minorHAnsi"/>
          <w:bCs/>
          <w:sz w:val="18"/>
          <w:szCs w:val="18"/>
        </w:rPr>
      </w:pPr>
      <w:r w:rsidRPr="004C37CE">
        <w:rPr>
          <w:rFonts w:ascii="Gotham Book" w:hAnsi="Gotham Book" w:cstheme="minorHAnsi"/>
          <w:bCs/>
          <w:sz w:val="18"/>
          <w:szCs w:val="18"/>
        </w:rPr>
        <w:t>Destinar bajo su más estricta responsabilidad, el recurso económico ministrado por el COMECYT para la realización del proyecto.</w:t>
      </w:r>
    </w:p>
    <w:p w14:paraId="64A4E4EE" w14:textId="77777777" w:rsidR="00C14D6A" w:rsidRPr="004C37CE" w:rsidRDefault="00C14D6A" w:rsidP="00D05CF5">
      <w:pPr>
        <w:pStyle w:val="Prrafodelista"/>
        <w:numPr>
          <w:ilvl w:val="0"/>
          <w:numId w:val="18"/>
        </w:numPr>
        <w:jc w:val="both"/>
        <w:rPr>
          <w:rFonts w:ascii="Gotham Book" w:hAnsi="Gotham Book"/>
          <w:sz w:val="18"/>
          <w:szCs w:val="18"/>
        </w:rPr>
      </w:pPr>
      <w:r w:rsidRPr="004C37CE">
        <w:rPr>
          <w:rFonts w:ascii="Gotham Book" w:hAnsi="Gotham Book"/>
          <w:sz w:val="18"/>
          <w:szCs w:val="18"/>
        </w:rPr>
        <w:t>Elaborar, firmar y entregar los reportes técnico y financiero a la Dirección de Desarrollo Tecnológico y Vinculación a través del responsable operativo del programa</w:t>
      </w:r>
    </w:p>
    <w:p w14:paraId="24EF6DF5" w14:textId="77777777" w:rsidR="00C14D6A" w:rsidRPr="004C37CE" w:rsidRDefault="00C14D6A" w:rsidP="00D05CF5">
      <w:pPr>
        <w:pStyle w:val="Prrafodelista"/>
        <w:numPr>
          <w:ilvl w:val="0"/>
          <w:numId w:val="18"/>
        </w:numPr>
        <w:jc w:val="both"/>
        <w:rPr>
          <w:rFonts w:ascii="Gotham Book" w:hAnsi="Gotham Book"/>
          <w:sz w:val="18"/>
          <w:szCs w:val="18"/>
        </w:rPr>
      </w:pPr>
      <w:r w:rsidRPr="004C37CE">
        <w:rPr>
          <w:rFonts w:ascii="Gotham Book" w:hAnsi="Gotham Book"/>
          <w:sz w:val="18"/>
          <w:szCs w:val="18"/>
        </w:rPr>
        <w:t>Hacer del conocimiento por escrito y de manera oficial a la Dirección de Desarrollo Tecnológico y Vinculación, a través de la persona responsable operativa del programa, adscrita al Departamento de Desarrollo Tecnológico, cualquier eventualidad que retrase o impida la continuidad y el seguimiento del proyecto.</w:t>
      </w:r>
    </w:p>
    <w:p w14:paraId="105A0E46" w14:textId="77777777" w:rsidR="00C14D6A" w:rsidRPr="004C37CE" w:rsidRDefault="00C14D6A" w:rsidP="00D05CF5">
      <w:pPr>
        <w:pStyle w:val="Prrafodelista"/>
        <w:numPr>
          <w:ilvl w:val="0"/>
          <w:numId w:val="18"/>
        </w:numPr>
        <w:jc w:val="both"/>
        <w:rPr>
          <w:rFonts w:ascii="Gotham Book" w:hAnsi="Gotham Book"/>
          <w:sz w:val="18"/>
          <w:szCs w:val="18"/>
        </w:rPr>
      </w:pPr>
      <w:bookmarkStart w:id="4" w:name="_Hlk219241268"/>
      <w:r w:rsidRPr="004C37CE">
        <w:rPr>
          <w:rFonts w:ascii="Gotham Book" w:hAnsi="Gotham Book"/>
          <w:sz w:val="18"/>
          <w:szCs w:val="18"/>
        </w:rPr>
        <w:t>Informar por escrito a la Dirección de Desarrollo Tecnológico y Vinculación, a través de la persona responsable operativa del programa, adscrita al Departamento de Desarrollo Tecnológico, sobre los cambios inherentes al desarrollo del proyecto que se pudieran presentar durante el desarrollo.</w:t>
      </w:r>
    </w:p>
    <w:bookmarkEnd w:id="4"/>
    <w:p w14:paraId="69E244BB" w14:textId="77777777" w:rsidR="00C14D6A" w:rsidRPr="004C37CE" w:rsidRDefault="00C14D6A" w:rsidP="00D05CF5">
      <w:pPr>
        <w:pStyle w:val="Prrafodelista"/>
        <w:numPr>
          <w:ilvl w:val="0"/>
          <w:numId w:val="18"/>
        </w:numPr>
        <w:jc w:val="both"/>
        <w:rPr>
          <w:rFonts w:ascii="Gotham Book" w:hAnsi="Gotham Book" w:cstheme="minorHAnsi"/>
          <w:bCs/>
          <w:sz w:val="18"/>
          <w:szCs w:val="18"/>
        </w:rPr>
      </w:pPr>
      <w:r w:rsidRPr="004C37CE">
        <w:rPr>
          <w:rFonts w:ascii="Gotham Book" w:hAnsi="Gotham Book" w:cstheme="minorHAnsi"/>
          <w:bCs/>
          <w:sz w:val="18"/>
          <w:szCs w:val="18"/>
        </w:rPr>
        <w:t>Entregar el Informe final del proyecto.</w:t>
      </w:r>
    </w:p>
    <w:p w14:paraId="2873A7B5" w14:textId="77777777" w:rsidR="00C14D6A" w:rsidRPr="004C37CE" w:rsidRDefault="00C14D6A" w:rsidP="00D05CF5">
      <w:pPr>
        <w:pStyle w:val="Prrafodelista"/>
        <w:numPr>
          <w:ilvl w:val="0"/>
          <w:numId w:val="18"/>
        </w:numPr>
        <w:jc w:val="both"/>
        <w:rPr>
          <w:rFonts w:ascii="Gotham Book" w:hAnsi="Gotham Book" w:cstheme="minorHAnsi"/>
          <w:bCs/>
          <w:sz w:val="18"/>
          <w:szCs w:val="18"/>
        </w:rPr>
      </w:pPr>
      <w:r w:rsidRPr="004C37CE">
        <w:rPr>
          <w:rFonts w:ascii="Gotham Book" w:hAnsi="Gotham Book" w:cstheme="minorHAnsi"/>
          <w:bCs/>
          <w:sz w:val="18"/>
          <w:szCs w:val="18"/>
        </w:rPr>
        <w:t>Realizar la presentación del Informe final del proyecto ante el personal de la Dirección de Desarrollo Tecnológico y Vinculación.</w:t>
      </w:r>
    </w:p>
    <w:p w14:paraId="77F58233" w14:textId="77777777" w:rsidR="00C14D6A" w:rsidRPr="004C37CE" w:rsidRDefault="00C14D6A" w:rsidP="00D05CF5">
      <w:pPr>
        <w:pStyle w:val="Prrafodelista"/>
        <w:numPr>
          <w:ilvl w:val="0"/>
          <w:numId w:val="18"/>
        </w:numPr>
        <w:jc w:val="both"/>
        <w:rPr>
          <w:rFonts w:ascii="Gotham Book" w:hAnsi="Gotham Book" w:cstheme="minorHAnsi"/>
          <w:bCs/>
          <w:sz w:val="18"/>
          <w:szCs w:val="18"/>
        </w:rPr>
      </w:pPr>
      <w:r w:rsidRPr="004C37CE">
        <w:rPr>
          <w:rFonts w:ascii="Gotham Book" w:hAnsi="Gotham Book" w:cstheme="minorHAnsi"/>
          <w:bCs/>
          <w:sz w:val="18"/>
          <w:szCs w:val="18"/>
        </w:rPr>
        <w:t>Seguimiento a los compromisos contraídos con la Institución de Educación Media Superior, Superior y/o Centro de Investigación para el desarrollo del proyecto.</w:t>
      </w:r>
    </w:p>
    <w:p w14:paraId="2090C841" w14:textId="77777777" w:rsidR="00C14D6A" w:rsidRPr="004C37CE" w:rsidRDefault="00C14D6A" w:rsidP="00D05CF5">
      <w:pPr>
        <w:pStyle w:val="Prrafodelista"/>
        <w:numPr>
          <w:ilvl w:val="0"/>
          <w:numId w:val="18"/>
        </w:numPr>
        <w:jc w:val="both"/>
        <w:rPr>
          <w:rFonts w:ascii="Gotham Book" w:hAnsi="Gotham Book" w:cstheme="minorHAnsi"/>
          <w:bCs/>
          <w:sz w:val="18"/>
          <w:szCs w:val="18"/>
        </w:rPr>
      </w:pPr>
      <w:r w:rsidRPr="004C37CE">
        <w:rPr>
          <w:rFonts w:ascii="Gotham Book" w:hAnsi="Gotham Book" w:cstheme="minorHAnsi"/>
          <w:bCs/>
          <w:sz w:val="18"/>
          <w:szCs w:val="18"/>
        </w:rPr>
        <w:t xml:space="preserve">Cumplir con lo estipulado en las presentes Reglas y Convocatoria. </w:t>
      </w:r>
    </w:p>
    <w:p w14:paraId="6D5F247A" w14:textId="77777777" w:rsidR="00C14D6A" w:rsidRPr="004C37CE" w:rsidRDefault="00C14D6A" w:rsidP="00D05CF5">
      <w:pPr>
        <w:pStyle w:val="Prrafodelista"/>
        <w:numPr>
          <w:ilvl w:val="0"/>
          <w:numId w:val="18"/>
        </w:numPr>
        <w:jc w:val="both"/>
        <w:rPr>
          <w:rFonts w:ascii="Gotham Book" w:hAnsi="Gotham Book" w:cstheme="minorHAnsi"/>
          <w:bCs/>
          <w:sz w:val="18"/>
          <w:szCs w:val="18"/>
        </w:rPr>
      </w:pPr>
      <w:r w:rsidRPr="004C37CE">
        <w:rPr>
          <w:rFonts w:ascii="Gotham Book" w:hAnsi="Gotham Book" w:cstheme="minorHAnsi"/>
          <w:bCs/>
          <w:sz w:val="18"/>
          <w:szCs w:val="18"/>
        </w:rPr>
        <w:t xml:space="preserve">Abstenerse de realizar prácticas desleales. </w:t>
      </w:r>
    </w:p>
    <w:p w14:paraId="7607455E" w14:textId="77777777" w:rsidR="00C14D6A" w:rsidRDefault="00C14D6A" w:rsidP="00D05CF5">
      <w:pPr>
        <w:pStyle w:val="Prrafodelista"/>
        <w:numPr>
          <w:ilvl w:val="0"/>
          <w:numId w:val="18"/>
        </w:numPr>
        <w:jc w:val="both"/>
        <w:rPr>
          <w:rFonts w:ascii="Gotham Book" w:hAnsi="Gotham Book" w:cstheme="minorHAnsi"/>
          <w:bCs/>
          <w:sz w:val="18"/>
          <w:szCs w:val="18"/>
        </w:rPr>
      </w:pPr>
      <w:r w:rsidRPr="004C37CE">
        <w:rPr>
          <w:rFonts w:ascii="Gotham Book" w:hAnsi="Gotham Book" w:cstheme="minorHAnsi"/>
          <w:bCs/>
          <w:sz w:val="18"/>
          <w:szCs w:val="18"/>
        </w:rPr>
        <w:t xml:space="preserve">Proporcionar la información del proyecto requerida por la Dirección de Desarrollo Tecnológico y Vinculación, con el fin de rendir informes, aclaración de datos e incluso futuras revisiones, durante un periodo de cinco años posteriores a la conclusión de la vigencia del Convenio de Asignación de Recursos. </w:t>
      </w:r>
    </w:p>
    <w:p w14:paraId="0FFD1A77" w14:textId="77777777" w:rsidR="00C14D6A" w:rsidRPr="0003401E" w:rsidRDefault="00C14D6A" w:rsidP="00D05CF5">
      <w:pPr>
        <w:pStyle w:val="Prrafodelista"/>
        <w:numPr>
          <w:ilvl w:val="0"/>
          <w:numId w:val="18"/>
        </w:numPr>
        <w:jc w:val="both"/>
        <w:rPr>
          <w:rFonts w:ascii="Gotham Book" w:hAnsi="Gotham Book" w:cstheme="minorHAnsi"/>
          <w:bCs/>
          <w:sz w:val="18"/>
          <w:szCs w:val="18"/>
        </w:rPr>
      </w:pPr>
      <w:r w:rsidRPr="0003401E">
        <w:rPr>
          <w:rFonts w:ascii="Gotham Book" w:hAnsi="Gotham Book"/>
          <w:sz w:val="18"/>
          <w:szCs w:val="18"/>
        </w:rPr>
        <w:t>Exhibir los documentos originales de la propuesta para su debido cotejo cuando se le solicite.</w:t>
      </w:r>
    </w:p>
    <w:p w14:paraId="7BED0FAF" w14:textId="77777777" w:rsidR="00C14D6A" w:rsidRPr="004C37CE" w:rsidRDefault="00C14D6A" w:rsidP="00C14D6A">
      <w:pPr>
        <w:pStyle w:val="Prrafodelista"/>
        <w:jc w:val="both"/>
        <w:rPr>
          <w:rFonts w:ascii="Gotham Book" w:hAnsi="Gotham Book" w:cstheme="minorHAnsi"/>
          <w:bCs/>
          <w:sz w:val="18"/>
          <w:szCs w:val="18"/>
        </w:rPr>
      </w:pPr>
    </w:p>
    <w:p w14:paraId="507F9F37" w14:textId="77777777" w:rsidR="00C14D6A" w:rsidRPr="004C37CE" w:rsidRDefault="00C14D6A" w:rsidP="00D05CF5">
      <w:pPr>
        <w:pStyle w:val="Prrafodelista"/>
        <w:numPr>
          <w:ilvl w:val="2"/>
          <w:numId w:val="22"/>
        </w:numPr>
        <w:ind w:left="709" w:hanging="709"/>
        <w:jc w:val="both"/>
        <w:rPr>
          <w:rFonts w:ascii="Gotham Book" w:hAnsi="Gotham Book" w:cstheme="minorHAnsi"/>
          <w:b/>
          <w:bCs/>
          <w:sz w:val="18"/>
          <w:szCs w:val="18"/>
        </w:rPr>
      </w:pPr>
      <w:r w:rsidRPr="004C37CE">
        <w:rPr>
          <w:rFonts w:ascii="Gotham Book" w:hAnsi="Gotham Book" w:cstheme="minorHAnsi"/>
          <w:b/>
          <w:bCs/>
          <w:sz w:val="18"/>
          <w:szCs w:val="18"/>
        </w:rPr>
        <w:t xml:space="preserve">CAUSAS DE INCUMPLIMIENTO DE LAS PERSONAS BENEFICIARIAS </w:t>
      </w:r>
    </w:p>
    <w:p w14:paraId="4B0BD786"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Se considera como incumplimiento por parte de la Persona Beneficiaria cuando, por causas imputables a ella, incurra en alguno de los siguientes supuestos, considerándose enunciativos y no limitativos:</w:t>
      </w:r>
    </w:p>
    <w:p w14:paraId="205801A7" w14:textId="77777777" w:rsidR="00C14D6A" w:rsidRPr="004C37CE" w:rsidRDefault="00C14D6A" w:rsidP="00C14D6A">
      <w:pPr>
        <w:jc w:val="both"/>
        <w:rPr>
          <w:rFonts w:ascii="Gotham Book" w:hAnsi="Gotham Book" w:cstheme="minorHAnsi"/>
          <w:bCs/>
          <w:sz w:val="18"/>
          <w:szCs w:val="18"/>
        </w:rPr>
      </w:pPr>
    </w:p>
    <w:p w14:paraId="6B443291" w14:textId="77777777" w:rsidR="00C14D6A" w:rsidRPr="004C37CE" w:rsidRDefault="00C14D6A" w:rsidP="00D05CF5">
      <w:pPr>
        <w:pStyle w:val="Prrafodelista"/>
        <w:numPr>
          <w:ilvl w:val="0"/>
          <w:numId w:val="19"/>
        </w:numPr>
        <w:jc w:val="both"/>
        <w:rPr>
          <w:rFonts w:ascii="Gotham Book" w:hAnsi="Gotham Book" w:cstheme="minorHAnsi"/>
          <w:bCs/>
          <w:sz w:val="18"/>
          <w:szCs w:val="18"/>
        </w:rPr>
      </w:pPr>
      <w:r w:rsidRPr="004C37CE">
        <w:rPr>
          <w:rFonts w:ascii="Gotham Book" w:hAnsi="Gotham Book" w:cstheme="minorHAnsi"/>
          <w:bCs/>
          <w:sz w:val="18"/>
          <w:szCs w:val="18"/>
        </w:rPr>
        <w:t>Presentar información o documentos falsos o alterados, para la obtención del apoyo económico.</w:t>
      </w:r>
    </w:p>
    <w:p w14:paraId="3254C8C8" w14:textId="77777777" w:rsidR="00C14D6A" w:rsidRPr="004C37CE" w:rsidRDefault="00C14D6A" w:rsidP="00D05CF5">
      <w:pPr>
        <w:pStyle w:val="Prrafodelista"/>
        <w:numPr>
          <w:ilvl w:val="0"/>
          <w:numId w:val="19"/>
        </w:numPr>
        <w:jc w:val="both"/>
        <w:rPr>
          <w:rFonts w:ascii="Gotham Book" w:hAnsi="Gotham Book" w:cstheme="minorHAnsi"/>
          <w:bCs/>
          <w:sz w:val="18"/>
          <w:szCs w:val="18"/>
        </w:rPr>
      </w:pPr>
      <w:r w:rsidRPr="004C37CE">
        <w:rPr>
          <w:rFonts w:ascii="Gotham Book" w:hAnsi="Gotham Book" w:cstheme="minorHAnsi"/>
          <w:bCs/>
          <w:sz w:val="18"/>
          <w:szCs w:val="18"/>
        </w:rPr>
        <w:lastRenderedPageBreak/>
        <w:t>Incumpla o contravenga lo establecido en las Reglas, convocatoria; así como en el Convenio de Asignación de Recursos y sus anexos.</w:t>
      </w:r>
    </w:p>
    <w:p w14:paraId="79A76DE7" w14:textId="77777777" w:rsidR="00C14D6A" w:rsidRPr="004C37CE" w:rsidRDefault="00C14D6A" w:rsidP="00D05CF5">
      <w:pPr>
        <w:pStyle w:val="Prrafodelista"/>
        <w:numPr>
          <w:ilvl w:val="0"/>
          <w:numId w:val="19"/>
        </w:numPr>
        <w:jc w:val="both"/>
        <w:rPr>
          <w:rFonts w:ascii="Gotham Book" w:hAnsi="Gotham Book" w:cstheme="minorHAnsi"/>
          <w:bCs/>
          <w:sz w:val="18"/>
          <w:szCs w:val="18"/>
        </w:rPr>
      </w:pPr>
      <w:r w:rsidRPr="004C37CE">
        <w:rPr>
          <w:rFonts w:ascii="Gotham Book" w:hAnsi="Gotham Book" w:cstheme="minorHAnsi"/>
          <w:bCs/>
          <w:sz w:val="18"/>
          <w:szCs w:val="18"/>
        </w:rPr>
        <w:t>Destine los recursos ministrados por el COMECYT a finalidades distintas a la realización directa del proyecto.</w:t>
      </w:r>
    </w:p>
    <w:p w14:paraId="2730418A" w14:textId="77777777" w:rsidR="00C14D6A" w:rsidRDefault="00C14D6A" w:rsidP="00D05CF5">
      <w:pPr>
        <w:pStyle w:val="Prrafodelista"/>
        <w:numPr>
          <w:ilvl w:val="0"/>
          <w:numId w:val="19"/>
        </w:numPr>
        <w:jc w:val="both"/>
        <w:rPr>
          <w:rFonts w:ascii="Gotham Book" w:hAnsi="Gotham Book" w:cstheme="minorHAnsi"/>
          <w:bCs/>
          <w:sz w:val="18"/>
          <w:szCs w:val="18"/>
        </w:rPr>
      </w:pPr>
      <w:r w:rsidRPr="004C37CE">
        <w:rPr>
          <w:rFonts w:ascii="Gotham Book" w:hAnsi="Gotham Book" w:cstheme="minorHAnsi"/>
          <w:bCs/>
          <w:sz w:val="18"/>
          <w:szCs w:val="18"/>
        </w:rPr>
        <w:t>Se traslade el recurso ministrado a otra cuenta no autorizada o no exclusiva del proyecto.</w:t>
      </w:r>
    </w:p>
    <w:p w14:paraId="014F001C" w14:textId="77777777" w:rsidR="00C14D6A" w:rsidRPr="004C37CE" w:rsidRDefault="00C14D6A" w:rsidP="00D05CF5">
      <w:pPr>
        <w:pStyle w:val="TableParagraph"/>
        <w:numPr>
          <w:ilvl w:val="0"/>
          <w:numId w:val="19"/>
        </w:numPr>
        <w:contextualSpacing/>
        <w:jc w:val="both"/>
        <w:rPr>
          <w:rFonts w:ascii="Gotham Book" w:hAnsi="Gotham Book" w:cstheme="minorHAnsi"/>
          <w:bCs/>
          <w:sz w:val="18"/>
          <w:szCs w:val="18"/>
        </w:rPr>
      </w:pPr>
      <w:r>
        <w:rPr>
          <w:rFonts w:ascii="Gotham Book" w:eastAsia="Gotham" w:hAnsi="Gotham Book" w:cs="Gotham"/>
          <w:sz w:val="18"/>
          <w:szCs w:val="18"/>
        </w:rPr>
        <w:t>La cuenta bancaria del proyecto no sea utilizada de forma exclusiva para su desarrollo.</w:t>
      </w:r>
    </w:p>
    <w:p w14:paraId="4EC3F5C2" w14:textId="77777777" w:rsidR="00C14D6A" w:rsidRPr="004C37CE" w:rsidRDefault="00C14D6A" w:rsidP="00D05CF5">
      <w:pPr>
        <w:pStyle w:val="Prrafodelista"/>
        <w:numPr>
          <w:ilvl w:val="0"/>
          <w:numId w:val="19"/>
        </w:numPr>
        <w:jc w:val="both"/>
        <w:rPr>
          <w:rFonts w:ascii="Gotham Book" w:hAnsi="Gotham Book" w:cstheme="minorHAnsi"/>
          <w:bCs/>
          <w:sz w:val="18"/>
          <w:szCs w:val="18"/>
        </w:rPr>
      </w:pPr>
      <w:r w:rsidRPr="004C37CE">
        <w:rPr>
          <w:rFonts w:ascii="Gotham Book" w:hAnsi="Gotham Book" w:cstheme="minorHAnsi"/>
          <w:bCs/>
          <w:sz w:val="18"/>
          <w:szCs w:val="18"/>
        </w:rPr>
        <w:t>No presente los reportes técnico y financiero en tiempo y forma o no atienda las observaciones emitidas por la instancia de evaluación y seguimiento.</w:t>
      </w:r>
    </w:p>
    <w:p w14:paraId="4EB7E72C" w14:textId="77777777" w:rsidR="00C14D6A" w:rsidRPr="004C37CE" w:rsidRDefault="00C14D6A" w:rsidP="00D05CF5">
      <w:pPr>
        <w:pStyle w:val="Prrafodelista"/>
        <w:numPr>
          <w:ilvl w:val="0"/>
          <w:numId w:val="19"/>
        </w:numPr>
        <w:jc w:val="both"/>
        <w:rPr>
          <w:rFonts w:ascii="Gotham Book" w:hAnsi="Gotham Book" w:cstheme="minorHAnsi"/>
          <w:bCs/>
          <w:sz w:val="18"/>
          <w:szCs w:val="18"/>
        </w:rPr>
      </w:pPr>
      <w:r w:rsidRPr="004C37CE">
        <w:rPr>
          <w:rFonts w:ascii="Gotham Book" w:hAnsi="Gotham Book" w:cstheme="minorHAnsi"/>
          <w:bCs/>
          <w:sz w:val="18"/>
          <w:szCs w:val="18"/>
        </w:rPr>
        <w:t>No brinde las facilidades de acceso a la información o las instalaciones donde se desarrolla el proyecto.</w:t>
      </w:r>
    </w:p>
    <w:p w14:paraId="002C642C" w14:textId="77777777" w:rsidR="00C14D6A" w:rsidRPr="004C37CE" w:rsidRDefault="00C14D6A" w:rsidP="00D05CF5">
      <w:pPr>
        <w:pStyle w:val="Prrafodelista"/>
        <w:numPr>
          <w:ilvl w:val="0"/>
          <w:numId w:val="19"/>
        </w:numPr>
        <w:jc w:val="both"/>
        <w:rPr>
          <w:rFonts w:ascii="Gotham Book" w:hAnsi="Gotham Book" w:cstheme="minorHAnsi"/>
          <w:bCs/>
          <w:sz w:val="18"/>
          <w:szCs w:val="18"/>
        </w:rPr>
      </w:pPr>
      <w:r w:rsidRPr="004C37CE">
        <w:rPr>
          <w:rFonts w:ascii="Gotham Book" w:hAnsi="Gotham Book" w:cstheme="minorHAnsi"/>
          <w:bCs/>
          <w:sz w:val="18"/>
          <w:szCs w:val="18"/>
        </w:rPr>
        <w:t>El estado del proyecto no guarde congruencia con los reportes técnico y financiero de avance presentados, o bien, el informe final.</w:t>
      </w:r>
    </w:p>
    <w:p w14:paraId="420B8FA7" w14:textId="77777777" w:rsidR="00C14D6A" w:rsidRDefault="00C14D6A" w:rsidP="00D05CF5">
      <w:pPr>
        <w:pStyle w:val="Prrafodelista"/>
        <w:numPr>
          <w:ilvl w:val="0"/>
          <w:numId w:val="19"/>
        </w:numPr>
        <w:jc w:val="both"/>
        <w:rPr>
          <w:rFonts w:ascii="Gotham Book" w:hAnsi="Gotham Book" w:cstheme="minorHAnsi"/>
          <w:bCs/>
          <w:sz w:val="18"/>
          <w:szCs w:val="18"/>
        </w:rPr>
      </w:pPr>
      <w:r w:rsidRPr="004C37CE">
        <w:rPr>
          <w:rFonts w:ascii="Gotham Book" w:hAnsi="Gotham Book" w:cstheme="minorHAnsi"/>
          <w:bCs/>
          <w:sz w:val="18"/>
          <w:szCs w:val="18"/>
        </w:rPr>
        <w:t>No compruebe la debida aplicación del recurso ministrado para el proyecto, cuando le sea requerido por la Dirección de Desarrollo Tecnológico y Vinculación.</w:t>
      </w:r>
    </w:p>
    <w:p w14:paraId="5092BED4" w14:textId="59EEB6D2" w:rsidR="00C14D6A" w:rsidRPr="0003401E" w:rsidRDefault="00C14D6A" w:rsidP="00D05CF5">
      <w:pPr>
        <w:pStyle w:val="Prrafodelista"/>
        <w:widowControl w:val="0"/>
        <w:numPr>
          <w:ilvl w:val="0"/>
          <w:numId w:val="19"/>
        </w:numPr>
        <w:autoSpaceDE w:val="0"/>
        <w:autoSpaceDN w:val="0"/>
        <w:contextualSpacing w:val="0"/>
        <w:jc w:val="both"/>
        <w:rPr>
          <w:rFonts w:ascii="Gotham Book" w:eastAsia="Gotham" w:hAnsi="Gotham Book" w:cs="Gotham"/>
          <w:sz w:val="18"/>
          <w:szCs w:val="18"/>
        </w:rPr>
      </w:pPr>
      <w:r w:rsidRPr="000172F5">
        <w:rPr>
          <w:rFonts w:ascii="Gotham Book" w:hAnsi="Gotham Book"/>
          <w:sz w:val="18"/>
          <w:szCs w:val="18"/>
        </w:rPr>
        <w:t>La cuenta bancaria es exclusiva del proyecto, por lo que</w:t>
      </w:r>
      <w:r w:rsidR="001A40A5">
        <w:rPr>
          <w:rFonts w:ascii="Gotham Book" w:hAnsi="Gotham Book"/>
          <w:sz w:val="18"/>
          <w:szCs w:val="18"/>
        </w:rPr>
        <w:t>,</w:t>
      </w:r>
      <w:r w:rsidRPr="000172F5">
        <w:rPr>
          <w:rFonts w:ascii="Gotham Book" w:hAnsi="Gotham Book"/>
          <w:sz w:val="18"/>
          <w:szCs w:val="18"/>
        </w:rPr>
        <w:t xml:space="preserve"> si se visualizan movimientos externos</w:t>
      </w:r>
      <w:r>
        <w:rPr>
          <w:rFonts w:ascii="Gotham Book" w:hAnsi="Gotham Book"/>
          <w:sz w:val="18"/>
          <w:szCs w:val="18"/>
        </w:rPr>
        <w:t>, deben ser debidamente justificados, de lo contrario,</w:t>
      </w:r>
      <w:r w:rsidRPr="000172F5">
        <w:rPr>
          <w:rFonts w:ascii="Gotham Book" w:hAnsi="Gotham Book"/>
          <w:sz w:val="18"/>
          <w:szCs w:val="18"/>
        </w:rPr>
        <w:t xml:space="preserve"> puede ser causal de incumplimiento.</w:t>
      </w:r>
    </w:p>
    <w:p w14:paraId="28AFA5FB" w14:textId="77777777" w:rsidR="00C14D6A" w:rsidRPr="004C37CE" w:rsidRDefault="00C14D6A" w:rsidP="00C14D6A">
      <w:pPr>
        <w:pStyle w:val="Prrafodelista"/>
        <w:jc w:val="both"/>
        <w:rPr>
          <w:rFonts w:ascii="Gotham Book" w:hAnsi="Gotham Book" w:cstheme="minorHAnsi"/>
          <w:bCs/>
          <w:sz w:val="18"/>
          <w:szCs w:val="18"/>
        </w:rPr>
      </w:pPr>
    </w:p>
    <w:p w14:paraId="757F554A" w14:textId="77777777" w:rsidR="00C14D6A" w:rsidRPr="004C37CE" w:rsidRDefault="00C14D6A" w:rsidP="00C14D6A">
      <w:pPr>
        <w:jc w:val="both"/>
        <w:rPr>
          <w:rFonts w:ascii="Gotham Book" w:hAnsi="Gotham Book" w:cstheme="minorHAnsi"/>
          <w:bCs/>
          <w:sz w:val="18"/>
          <w:szCs w:val="18"/>
        </w:rPr>
      </w:pPr>
    </w:p>
    <w:p w14:paraId="30F7E02F" w14:textId="77777777" w:rsidR="00C14D6A" w:rsidRPr="004C37CE" w:rsidRDefault="00C14D6A" w:rsidP="00D05CF5">
      <w:pPr>
        <w:pStyle w:val="Prrafodelista"/>
        <w:numPr>
          <w:ilvl w:val="2"/>
          <w:numId w:val="22"/>
        </w:numPr>
        <w:ind w:left="709" w:hanging="709"/>
        <w:jc w:val="both"/>
        <w:rPr>
          <w:rFonts w:ascii="Gotham Book" w:hAnsi="Gotham Book"/>
          <w:sz w:val="18"/>
          <w:szCs w:val="18"/>
        </w:rPr>
      </w:pPr>
      <w:r w:rsidRPr="004C37CE">
        <w:rPr>
          <w:rFonts w:ascii="Gotham Book" w:hAnsi="Gotham Book"/>
          <w:b/>
          <w:bCs/>
          <w:sz w:val="18"/>
          <w:szCs w:val="18"/>
        </w:rPr>
        <w:t xml:space="preserve">SANCIONES A LAS PERSONAS </w:t>
      </w:r>
      <w:r w:rsidRPr="004C37CE">
        <w:rPr>
          <w:rFonts w:ascii="Gotham Book" w:eastAsia="Gotham" w:hAnsi="Gotham Book" w:cs="Gotham"/>
          <w:b/>
          <w:bCs/>
          <w:sz w:val="18"/>
          <w:szCs w:val="18"/>
        </w:rPr>
        <w:t>BENEFICIARIAS</w:t>
      </w:r>
    </w:p>
    <w:p w14:paraId="16E400EB" w14:textId="77777777" w:rsidR="00E67B9D" w:rsidRDefault="00E67B9D" w:rsidP="00C14D6A">
      <w:pPr>
        <w:jc w:val="both"/>
        <w:rPr>
          <w:rFonts w:ascii="Gotham Book" w:hAnsi="Gotham Book" w:cs="ArialMT"/>
          <w:sz w:val="18"/>
          <w:szCs w:val="18"/>
          <w:lang w:val="es-ES"/>
        </w:rPr>
      </w:pPr>
    </w:p>
    <w:p w14:paraId="30603EEC" w14:textId="040D8CED" w:rsidR="00C14D6A" w:rsidRPr="004C37CE" w:rsidRDefault="00C14D6A" w:rsidP="00C14D6A">
      <w:pPr>
        <w:jc w:val="both"/>
        <w:rPr>
          <w:rFonts w:ascii="Gotham Book" w:hAnsi="Gotham Book" w:cs="ArialMT"/>
          <w:sz w:val="18"/>
          <w:szCs w:val="18"/>
          <w:lang w:val="es-ES"/>
        </w:rPr>
      </w:pPr>
      <w:r w:rsidRPr="004C37CE">
        <w:rPr>
          <w:rFonts w:ascii="Gotham Book" w:hAnsi="Gotham Book" w:cs="ArialMT"/>
          <w:sz w:val="18"/>
          <w:szCs w:val="18"/>
          <w:lang w:val="es-ES"/>
        </w:rPr>
        <w:t xml:space="preserve">El incumplimiento a lo establecido en las Reglas, Convocatoria, así como en el Convenio de Asignación de Recursos y sus anexos, o de cualquiera de las obligaciones señaladas en el numeral 8.1.7 a la Persona Beneficiaria será sancionada de conformidad con lo siguiente:  </w:t>
      </w:r>
    </w:p>
    <w:p w14:paraId="775AA106" w14:textId="77777777" w:rsidR="00C14D6A" w:rsidRPr="004C37CE" w:rsidRDefault="00C14D6A" w:rsidP="00C14D6A">
      <w:pPr>
        <w:jc w:val="both"/>
        <w:rPr>
          <w:rFonts w:ascii="Gotham Book" w:hAnsi="Gotham Book" w:cs="ArialMT"/>
          <w:sz w:val="18"/>
          <w:szCs w:val="18"/>
          <w:lang w:val="es-ES"/>
        </w:rPr>
      </w:pPr>
      <w:r w:rsidRPr="004C37CE">
        <w:rPr>
          <w:rFonts w:ascii="Gotham Book" w:hAnsi="Gotham Book" w:cs="ArialMT"/>
          <w:sz w:val="18"/>
          <w:szCs w:val="18"/>
          <w:lang w:val="es-ES"/>
        </w:rPr>
        <w:t xml:space="preserve"> </w:t>
      </w:r>
    </w:p>
    <w:p w14:paraId="6AE05358" w14:textId="77777777" w:rsidR="00C14D6A" w:rsidRPr="004C37CE" w:rsidRDefault="00C14D6A" w:rsidP="00D05CF5">
      <w:pPr>
        <w:pStyle w:val="Prrafodelista"/>
        <w:numPr>
          <w:ilvl w:val="0"/>
          <w:numId w:val="38"/>
        </w:numPr>
        <w:spacing w:after="200" w:line="276" w:lineRule="auto"/>
        <w:contextualSpacing w:val="0"/>
        <w:jc w:val="both"/>
        <w:rPr>
          <w:rFonts w:ascii="Gotham Book" w:hAnsi="Gotham Book" w:cs="ArialMT"/>
          <w:b/>
          <w:sz w:val="18"/>
          <w:szCs w:val="18"/>
          <w:lang w:val="es-ES"/>
        </w:rPr>
      </w:pPr>
      <w:r w:rsidRPr="004C37CE">
        <w:rPr>
          <w:rFonts w:ascii="Gotham Book" w:hAnsi="Gotham Book" w:cs="ArialMT"/>
          <w:b/>
          <w:sz w:val="18"/>
          <w:szCs w:val="18"/>
          <w:lang w:val="es-ES"/>
        </w:rPr>
        <w:t xml:space="preserve">Baja del Programa </w:t>
      </w:r>
    </w:p>
    <w:p w14:paraId="3AEA5406" w14:textId="77777777" w:rsidR="00C14D6A" w:rsidRDefault="00C14D6A" w:rsidP="00C14D6A">
      <w:pPr>
        <w:jc w:val="both"/>
        <w:rPr>
          <w:rFonts w:ascii="Gotham Book" w:hAnsi="Gotham Book" w:cs="ArialMT"/>
          <w:sz w:val="18"/>
          <w:szCs w:val="18"/>
          <w:lang w:val="es-ES"/>
        </w:rPr>
      </w:pPr>
      <w:r w:rsidRPr="004C37CE">
        <w:rPr>
          <w:rFonts w:ascii="Gotham Book" w:hAnsi="Gotham Book" w:cs="ArialMT"/>
          <w:sz w:val="18"/>
          <w:szCs w:val="18"/>
          <w:lang w:val="es-ES"/>
        </w:rPr>
        <w:t xml:space="preserve">La Persona Beneficiaria causará baja del programa cuando: </w:t>
      </w:r>
    </w:p>
    <w:p w14:paraId="6EF0F39C" w14:textId="77777777" w:rsidR="00E67B9D" w:rsidRPr="004C37CE" w:rsidRDefault="00E67B9D" w:rsidP="00C14D6A">
      <w:pPr>
        <w:jc w:val="both"/>
        <w:rPr>
          <w:rFonts w:ascii="Gotham Book" w:hAnsi="Gotham Book" w:cs="ArialMT"/>
          <w:sz w:val="18"/>
          <w:szCs w:val="18"/>
          <w:lang w:val="es-ES"/>
        </w:rPr>
      </w:pPr>
    </w:p>
    <w:p w14:paraId="6877FAE2" w14:textId="13044403" w:rsidR="00C14D6A" w:rsidRPr="004C37CE" w:rsidRDefault="001B2984" w:rsidP="00C14D6A">
      <w:pPr>
        <w:jc w:val="both"/>
        <w:rPr>
          <w:rFonts w:ascii="Gotham Book" w:hAnsi="Gotham Book" w:cs="ArialMT"/>
          <w:sz w:val="18"/>
          <w:szCs w:val="18"/>
          <w:lang w:val="es-ES"/>
        </w:rPr>
      </w:pPr>
      <w:r>
        <w:rPr>
          <w:rFonts w:ascii="Gotham Book" w:hAnsi="Gotham Book" w:cs="ArialMT"/>
          <w:sz w:val="18"/>
          <w:szCs w:val="18"/>
          <w:lang w:val="es-ES"/>
        </w:rPr>
        <w:t>1</w:t>
      </w:r>
      <w:r w:rsidR="00C14D6A" w:rsidRPr="004C37CE">
        <w:rPr>
          <w:rFonts w:ascii="Gotham Book" w:hAnsi="Gotham Book" w:cs="ArialMT"/>
          <w:sz w:val="18"/>
          <w:szCs w:val="18"/>
          <w:lang w:val="es-ES"/>
        </w:rPr>
        <w:t xml:space="preserve">. Caiga en alguno de los supuestos establecidos en los numerales 8.1.8 y 15.3 de las presentes Reglas; y </w:t>
      </w:r>
    </w:p>
    <w:p w14:paraId="5DE090D5" w14:textId="25B1E9A1" w:rsidR="00C14D6A" w:rsidRPr="004C37CE" w:rsidRDefault="001B2984" w:rsidP="00C14D6A">
      <w:pPr>
        <w:jc w:val="both"/>
        <w:rPr>
          <w:rFonts w:ascii="Gotham Book" w:hAnsi="Gotham Book" w:cs="ArialMT"/>
          <w:sz w:val="18"/>
          <w:szCs w:val="18"/>
          <w:lang w:val="es-ES"/>
        </w:rPr>
      </w:pPr>
      <w:r>
        <w:rPr>
          <w:rFonts w:ascii="Gotham Book" w:hAnsi="Gotham Book" w:cs="ArialMT"/>
          <w:sz w:val="18"/>
          <w:szCs w:val="18"/>
          <w:lang w:val="es-ES"/>
        </w:rPr>
        <w:t>2</w:t>
      </w:r>
      <w:r w:rsidR="00C14D6A" w:rsidRPr="004C37CE">
        <w:rPr>
          <w:rFonts w:ascii="Gotham Book" w:hAnsi="Gotham Book" w:cs="ArialMT"/>
          <w:sz w:val="18"/>
          <w:szCs w:val="18"/>
          <w:lang w:val="es-ES"/>
        </w:rPr>
        <w:t xml:space="preserve">. Si durante la formalización y seguimiento, se observa alteración, incongruencia, falsificación o cualquier otra conducta que haga suponer irregularidades en la información proporcionada, la Dirección de Desarrollo Tecnológico y Vinculación procederá a la cancelación del otorgamiento del apoyo.   </w:t>
      </w:r>
    </w:p>
    <w:p w14:paraId="0B212854" w14:textId="77777777" w:rsidR="00C14D6A" w:rsidRPr="004C37CE" w:rsidRDefault="00C14D6A" w:rsidP="00C14D6A">
      <w:pPr>
        <w:jc w:val="both"/>
        <w:rPr>
          <w:rFonts w:ascii="Gotham Book" w:hAnsi="Gotham Book" w:cs="ArialMT"/>
          <w:sz w:val="18"/>
          <w:szCs w:val="18"/>
          <w:lang w:val="es-ES"/>
        </w:rPr>
      </w:pPr>
      <w:r w:rsidRPr="004C37CE">
        <w:rPr>
          <w:rFonts w:ascii="Gotham Book" w:hAnsi="Gotham Book" w:cs="ArialMT"/>
          <w:sz w:val="18"/>
          <w:szCs w:val="18"/>
          <w:lang w:val="es-ES"/>
        </w:rPr>
        <w:t xml:space="preserve"> </w:t>
      </w:r>
    </w:p>
    <w:p w14:paraId="1214D60A" w14:textId="77777777" w:rsidR="00C14D6A" w:rsidRPr="004C37CE" w:rsidRDefault="00C14D6A" w:rsidP="00C14D6A">
      <w:pPr>
        <w:jc w:val="both"/>
        <w:rPr>
          <w:rFonts w:ascii="Gotham Book" w:hAnsi="Gotham Book" w:cs="ArialMT"/>
          <w:sz w:val="18"/>
          <w:szCs w:val="18"/>
          <w:lang w:val="es-ES"/>
        </w:rPr>
      </w:pPr>
      <w:r w:rsidRPr="004C37CE">
        <w:rPr>
          <w:rFonts w:ascii="Gotham Book" w:hAnsi="Gotham Book" w:cs="ArialMT"/>
          <w:sz w:val="18"/>
          <w:szCs w:val="18"/>
          <w:lang w:val="es-ES"/>
        </w:rPr>
        <w:t xml:space="preserve">La Persona Beneficiaria deberá realizar el reintegro total del apoyo otorgado y no podrá participar en futuras convocatorias para la obtención de apoyos otorgados por el COMECYT durante un periodo de 12 (doce) meses. </w:t>
      </w:r>
    </w:p>
    <w:p w14:paraId="446407F6" w14:textId="77777777" w:rsidR="00C14D6A" w:rsidRPr="004C37CE" w:rsidRDefault="00C14D6A" w:rsidP="00C14D6A">
      <w:pPr>
        <w:jc w:val="both"/>
        <w:rPr>
          <w:rFonts w:ascii="Gotham Book" w:hAnsi="Gotham Book" w:cs="ArialMT"/>
          <w:sz w:val="18"/>
          <w:szCs w:val="18"/>
          <w:lang w:val="es-ES"/>
        </w:rPr>
      </w:pPr>
      <w:r w:rsidRPr="004C37CE">
        <w:rPr>
          <w:rFonts w:ascii="Gotham Book" w:hAnsi="Gotham Book" w:cs="ArialMT"/>
          <w:sz w:val="18"/>
          <w:szCs w:val="18"/>
          <w:lang w:val="es-ES"/>
        </w:rPr>
        <w:t xml:space="preserve"> Independientemente de la aplicación de las sanciones descritas, también serán aplicables las penas derivadas de otras disposiciones jurídicas. </w:t>
      </w:r>
    </w:p>
    <w:p w14:paraId="4C924966" w14:textId="77777777" w:rsidR="00C14D6A" w:rsidRPr="004C37CE" w:rsidRDefault="00C14D6A" w:rsidP="00C14D6A">
      <w:pPr>
        <w:jc w:val="both"/>
        <w:rPr>
          <w:rFonts w:ascii="Gotham Book" w:hAnsi="Gotham Book" w:cstheme="minorHAnsi"/>
          <w:bCs/>
          <w:sz w:val="18"/>
          <w:szCs w:val="18"/>
        </w:rPr>
      </w:pPr>
    </w:p>
    <w:p w14:paraId="2316B083" w14:textId="77777777" w:rsidR="00C14D6A" w:rsidRPr="004C37CE" w:rsidRDefault="00C14D6A" w:rsidP="00D05CF5">
      <w:pPr>
        <w:pStyle w:val="Prrafodelista"/>
        <w:numPr>
          <w:ilvl w:val="2"/>
          <w:numId w:val="22"/>
        </w:numPr>
        <w:ind w:left="709" w:hanging="709"/>
        <w:jc w:val="both"/>
        <w:rPr>
          <w:rFonts w:ascii="Gotham Book" w:hAnsi="Gotham Book" w:cstheme="minorHAnsi"/>
          <w:b/>
          <w:bCs/>
          <w:sz w:val="18"/>
          <w:szCs w:val="18"/>
        </w:rPr>
      </w:pPr>
      <w:r w:rsidRPr="004C37CE">
        <w:rPr>
          <w:rFonts w:ascii="Gotham Book" w:hAnsi="Gotham Book" w:cstheme="minorHAnsi"/>
          <w:b/>
          <w:bCs/>
          <w:sz w:val="18"/>
          <w:szCs w:val="18"/>
        </w:rPr>
        <w:t>CORRESPONSABILIDAD DE LAS PERSONAS BENEFICIARIAS</w:t>
      </w:r>
    </w:p>
    <w:p w14:paraId="387E5EFE" w14:textId="77777777" w:rsidR="00C14D6A" w:rsidRPr="004C37CE" w:rsidRDefault="00C14D6A" w:rsidP="00C14D6A">
      <w:pPr>
        <w:contextualSpacing/>
        <w:jc w:val="both"/>
        <w:rPr>
          <w:rFonts w:ascii="Gotham Book" w:hAnsi="Gotham Book" w:cstheme="minorHAnsi"/>
          <w:bCs/>
          <w:sz w:val="18"/>
          <w:szCs w:val="18"/>
        </w:rPr>
      </w:pPr>
      <w:r w:rsidRPr="004C37CE">
        <w:rPr>
          <w:rFonts w:ascii="Gotham Book" w:hAnsi="Gotham Book"/>
          <w:sz w:val="18"/>
          <w:szCs w:val="18"/>
        </w:rPr>
        <w:t xml:space="preserve">En caso de ser requerido, colaborar de manera honorífica con el COMECYT en alguno de los siguientes rubros: </w:t>
      </w:r>
    </w:p>
    <w:p w14:paraId="630F0219" w14:textId="77777777" w:rsidR="00C14D6A" w:rsidRPr="004C37CE" w:rsidRDefault="00C14D6A" w:rsidP="00D05CF5">
      <w:pPr>
        <w:pStyle w:val="Prrafodelista"/>
        <w:numPr>
          <w:ilvl w:val="0"/>
          <w:numId w:val="21"/>
        </w:numPr>
        <w:jc w:val="both"/>
        <w:rPr>
          <w:rFonts w:ascii="Gotham Book" w:hAnsi="Gotham Book"/>
          <w:sz w:val="18"/>
          <w:szCs w:val="18"/>
        </w:rPr>
      </w:pPr>
      <w:r w:rsidRPr="004C37CE">
        <w:rPr>
          <w:rFonts w:ascii="Gotham Book" w:hAnsi="Gotham Book"/>
          <w:sz w:val="18"/>
          <w:szCs w:val="18"/>
        </w:rPr>
        <w:t xml:space="preserve"> Como ponente o participante en eventos científicos o tecnológicos; </w:t>
      </w:r>
    </w:p>
    <w:p w14:paraId="51D07264" w14:textId="77777777" w:rsidR="00C14D6A" w:rsidRPr="004C37CE" w:rsidRDefault="00C14D6A" w:rsidP="00D05CF5">
      <w:pPr>
        <w:pStyle w:val="Prrafodelista"/>
        <w:numPr>
          <w:ilvl w:val="0"/>
          <w:numId w:val="21"/>
        </w:numPr>
        <w:jc w:val="both"/>
        <w:rPr>
          <w:rFonts w:ascii="Gotham Book" w:hAnsi="Gotham Book"/>
          <w:sz w:val="18"/>
          <w:szCs w:val="18"/>
        </w:rPr>
      </w:pPr>
      <w:r w:rsidRPr="004C37CE">
        <w:rPr>
          <w:rFonts w:ascii="Gotham Book" w:hAnsi="Gotham Book" w:cstheme="minorHAnsi"/>
          <w:bCs/>
          <w:sz w:val="18"/>
          <w:szCs w:val="18"/>
        </w:rPr>
        <w:t>Participar en entrevistas en temas científicos o tecnológicos que solicite el COMECYT;</w:t>
      </w:r>
    </w:p>
    <w:p w14:paraId="44C14317" w14:textId="77777777" w:rsidR="00C14D6A" w:rsidRPr="004C37CE" w:rsidRDefault="00C14D6A" w:rsidP="00D05CF5">
      <w:pPr>
        <w:pStyle w:val="Prrafodelista"/>
        <w:numPr>
          <w:ilvl w:val="0"/>
          <w:numId w:val="21"/>
        </w:numPr>
        <w:jc w:val="both"/>
        <w:rPr>
          <w:rFonts w:ascii="Gotham Book" w:hAnsi="Gotham Book"/>
          <w:sz w:val="18"/>
          <w:szCs w:val="18"/>
        </w:rPr>
      </w:pPr>
      <w:r w:rsidRPr="004C37CE">
        <w:rPr>
          <w:rFonts w:ascii="Gotham Book" w:hAnsi="Gotham Book"/>
          <w:sz w:val="18"/>
          <w:szCs w:val="18"/>
        </w:rPr>
        <w:t>Apoyar, en la medida de lo posible, en actividades relacionadas con asesorías o mentorías a nuevos participantes del programa, cuando sea solicitado por la Instancia Ejecutora.</w:t>
      </w:r>
    </w:p>
    <w:p w14:paraId="45379E40" w14:textId="77777777" w:rsidR="00C14D6A" w:rsidRPr="004C37CE" w:rsidDel="008B6927" w:rsidRDefault="00C14D6A" w:rsidP="00D05CF5">
      <w:pPr>
        <w:pStyle w:val="Prrafodelista"/>
        <w:numPr>
          <w:ilvl w:val="0"/>
          <w:numId w:val="21"/>
        </w:numPr>
        <w:jc w:val="both"/>
        <w:rPr>
          <w:rFonts w:ascii="Gotham Book" w:hAnsi="Gotham Book"/>
          <w:sz w:val="18"/>
          <w:szCs w:val="18"/>
        </w:rPr>
      </w:pPr>
      <w:r w:rsidRPr="004C37CE">
        <w:rPr>
          <w:rFonts w:ascii="Gotham Book" w:hAnsi="Gotham Book"/>
          <w:sz w:val="18"/>
          <w:szCs w:val="18"/>
        </w:rPr>
        <w:t>Cumplir con las disposiciones adicionales que determine la Instancia Ejecutora, siempre y cuando estén alineadas con los objetivos del programa y las normativas aplicables.</w:t>
      </w:r>
    </w:p>
    <w:p w14:paraId="01BECF60" w14:textId="77777777" w:rsidR="00C14D6A" w:rsidRPr="004C37CE" w:rsidRDefault="00C14D6A" w:rsidP="00C14D6A">
      <w:pPr>
        <w:pStyle w:val="Prrafodelista"/>
        <w:jc w:val="both"/>
        <w:rPr>
          <w:rFonts w:ascii="Gotham Book" w:hAnsi="Gotham Book"/>
          <w:sz w:val="18"/>
          <w:szCs w:val="18"/>
        </w:rPr>
      </w:pPr>
    </w:p>
    <w:p w14:paraId="10264C5A" w14:textId="77777777" w:rsidR="00C14D6A" w:rsidRPr="004C37CE" w:rsidRDefault="00C14D6A" w:rsidP="00D05CF5">
      <w:pPr>
        <w:pStyle w:val="Prrafodelista"/>
        <w:numPr>
          <w:ilvl w:val="1"/>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GRADUACIÓN DE LAS PERSONAS BENEFICIARIAS</w:t>
      </w:r>
    </w:p>
    <w:p w14:paraId="284BCE33" w14:textId="77777777" w:rsidR="00C14D6A" w:rsidRPr="004C37CE" w:rsidRDefault="00C14D6A" w:rsidP="00C14D6A">
      <w:pPr>
        <w:jc w:val="both"/>
        <w:rPr>
          <w:rFonts w:ascii="Gotham Book" w:hAnsi="Gotham Book"/>
          <w:sz w:val="18"/>
          <w:szCs w:val="18"/>
        </w:rPr>
      </w:pPr>
      <w:r w:rsidRPr="004C37CE">
        <w:rPr>
          <w:rFonts w:ascii="Gotham Book" w:eastAsia="Calibri" w:hAnsi="Gotham Book"/>
          <w:sz w:val="18"/>
          <w:szCs w:val="18"/>
        </w:rPr>
        <w:t xml:space="preserve">Las Personas Beneficiarias del </w:t>
      </w:r>
      <w:r w:rsidRPr="004C37CE">
        <w:rPr>
          <w:rFonts w:ascii="Gotham Book" w:hAnsi="Gotham Book"/>
          <w:sz w:val="18"/>
          <w:szCs w:val="18"/>
        </w:rPr>
        <w:t>Programa Vinculación de Empresas con Instituciones de Educación Superior, y/o Centros de Investigación COMECYT</w:t>
      </w:r>
      <w:r w:rsidRPr="004C37CE">
        <w:rPr>
          <w:rFonts w:ascii="Gotham Book" w:eastAsia="Calibri" w:hAnsi="Gotham Book"/>
          <w:sz w:val="18"/>
          <w:szCs w:val="18"/>
        </w:rPr>
        <w:t>, serán consideradas graduadas una vez que se hayan cumplido con las siguientes condiciones:</w:t>
      </w:r>
    </w:p>
    <w:p w14:paraId="7F32392A" w14:textId="77777777" w:rsidR="00C14D6A" w:rsidRPr="004C37CE" w:rsidRDefault="00C14D6A" w:rsidP="00C14D6A">
      <w:pPr>
        <w:jc w:val="both"/>
        <w:rPr>
          <w:rFonts w:ascii="Gotham Book" w:eastAsia="Calibri" w:hAnsi="Gotham Book" w:cstheme="minorHAnsi"/>
          <w:bCs/>
          <w:sz w:val="18"/>
          <w:szCs w:val="18"/>
        </w:rPr>
      </w:pPr>
    </w:p>
    <w:p w14:paraId="44C7FAC4" w14:textId="77777777" w:rsidR="00C14D6A" w:rsidRPr="004C37CE" w:rsidRDefault="00C14D6A" w:rsidP="00FF09DC">
      <w:pPr>
        <w:ind w:left="426"/>
        <w:jc w:val="both"/>
        <w:rPr>
          <w:rFonts w:ascii="Gotham Book" w:eastAsia="Calibri" w:hAnsi="Gotham Book"/>
          <w:sz w:val="18"/>
          <w:szCs w:val="18"/>
        </w:rPr>
      </w:pPr>
      <w:r w:rsidRPr="004C37CE">
        <w:rPr>
          <w:rFonts w:ascii="Gotham Book" w:eastAsia="Calibri" w:hAnsi="Gotham Book"/>
          <w:sz w:val="18"/>
          <w:szCs w:val="18"/>
        </w:rPr>
        <w:t>a)</w:t>
      </w:r>
      <w:r w:rsidRPr="004C37CE">
        <w:rPr>
          <w:rFonts w:ascii="Gotham Book" w:hAnsi="Gotham Book"/>
          <w:sz w:val="18"/>
          <w:szCs w:val="18"/>
        </w:rPr>
        <w:tab/>
      </w:r>
      <w:r w:rsidRPr="004C37CE">
        <w:rPr>
          <w:rFonts w:ascii="Gotham Book" w:eastAsia="Calibri" w:hAnsi="Gotham Book"/>
          <w:sz w:val="18"/>
          <w:szCs w:val="18"/>
        </w:rPr>
        <w:t xml:space="preserve">Presentación del Informe final </w:t>
      </w:r>
    </w:p>
    <w:p w14:paraId="46EC0A71" w14:textId="77777777" w:rsidR="00C14D6A" w:rsidRPr="004C37CE" w:rsidRDefault="00C14D6A" w:rsidP="00C95044">
      <w:pPr>
        <w:ind w:left="426"/>
        <w:jc w:val="both"/>
        <w:rPr>
          <w:rFonts w:ascii="Gotham Book" w:eastAsia="Calibri" w:hAnsi="Gotham Book"/>
          <w:sz w:val="18"/>
          <w:szCs w:val="18"/>
        </w:rPr>
      </w:pPr>
      <w:r w:rsidRPr="004C37CE">
        <w:rPr>
          <w:rFonts w:ascii="Gotham Book" w:eastAsia="Calibri" w:hAnsi="Gotham Book"/>
          <w:sz w:val="18"/>
          <w:szCs w:val="18"/>
        </w:rPr>
        <w:t>b)</w:t>
      </w:r>
      <w:r w:rsidRPr="004C37CE">
        <w:rPr>
          <w:rFonts w:ascii="Gotham Book" w:hAnsi="Gotham Book"/>
          <w:sz w:val="18"/>
          <w:szCs w:val="18"/>
        </w:rPr>
        <w:tab/>
      </w:r>
      <w:r w:rsidRPr="004C37CE">
        <w:rPr>
          <w:rFonts w:ascii="Gotham Book" w:eastAsia="Calibri" w:hAnsi="Gotham Book"/>
          <w:sz w:val="18"/>
          <w:szCs w:val="18"/>
        </w:rPr>
        <w:t xml:space="preserve"> Recepción del Acta de cierre, posterior a la presentación final</w:t>
      </w:r>
    </w:p>
    <w:p w14:paraId="685977B3" w14:textId="77777777" w:rsidR="00C14D6A" w:rsidRPr="004C37CE" w:rsidRDefault="00C14D6A" w:rsidP="00C14D6A">
      <w:pPr>
        <w:jc w:val="both"/>
        <w:rPr>
          <w:rFonts w:ascii="Gotham Book" w:eastAsia="Calibri" w:hAnsi="Gotham Book" w:cstheme="minorHAnsi"/>
          <w:bCs/>
          <w:sz w:val="18"/>
          <w:szCs w:val="18"/>
        </w:rPr>
      </w:pPr>
    </w:p>
    <w:p w14:paraId="4B520863" w14:textId="77777777" w:rsidR="00C14D6A" w:rsidRPr="004C37CE" w:rsidDel="00BA344C" w:rsidRDefault="00C14D6A" w:rsidP="00C14D6A">
      <w:pPr>
        <w:jc w:val="both"/>
        <w:rPr>
          <w:rFonts w:ascii="Gotham Book" w:eastAsia="Calibri" w:hAnsi="Gotham Book"/>
          <w:sz w:val="18"/>
          <w:szCs w:val="18"/>
        </w:rPr>
      </w:pPr>
      <w:r w:rsidRPr="004C37CE">
        <w:rPr>
          <w:rFonts w:ascii="Gotham Book" w:eastAsia="Calibri" w:hAnsi="Gotham Book"/>
          <w:sz w:val="18"/>
          <w:szCs w:val="18"/>
        </w:rPr>
        <w:lastRenderedPageBreak/>
        <w:t>Una vez completados estos requisitos, las Personas Beneficiarias serán formalmente graduadas y se considerará que han concluido satisfactoriamente su participación en el programa.</w:t>
      </w:r>
    </w:p>
    <w:p w14:paraId="25188932" w14:textId="77777777" w:rsidR="00C14D6A" w:rsidRPr="004C37CE" w:rsidRDefault="00C14D6A" w:rsidP="00C14D6A">
      <w:pPr>
        <w:jc w:val="both"/>
        <w:rPr>
          <w:rFonts w:ascii="Gotham Book" w:hAnsi="Gotham Book" w:cstheme="minorHAnsi"/>
          <w:bCs/>
          <w:sz w:val="18"/>
          <w:szCs w:val="18"/>
        </w:rPr>
      </w:pPr>
    </w:p>
    <w:p w14:paraId="395404BA" w14:textId="77777777" w:rsidR="00C14D6A" w:rsidRPr="004C37CE" w:rsidRDefault="00C14D6A" w:rsidP="00D05CF5">
      <w:pPr>
        <w:pStyle w:val="Prrafodelista"/>
        <w:numPr>
          <w:ilvl w:val="0"/>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INSTANCIAS PARTICIPANTES</w:t>
      </w:r>
    </w:p>
    <w:p w14:paraId="67462AEF" w14:textId="77777777" w:rsidR="00C14D6A" w:rsidRPr="004C37CE" w:rsidRDefault="00C14D6A" w:rsidP="00D05CF5">
      <w:pPr>
        <w:pStyle w:val="Prrafodelista"/>
        <w:numPr>
          <w:ilvl w:val="1"/>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INSTANCIA RESPONSABLE</w:t>
      </w:r>
    </w:p>
    <w:p w14:paraId="09EA0B16"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 xml:space="preserve">Consejo Mexiquense de Ciencia y Tecnología. </w:t>
      </w:r>
    </w:p>
    <w:p w14:paraId="72B812EC" w14:textId="77777777" w:rsidR="00C14D6A" w:rsidRPr="004C37CE" w:rsidRDefault="00C14D6A" w:rsidP="00C14D6A">
      <w:pPr>
        <w:jc w:val="both"/>
        <w:rPr>
          <w:rFonts w:ascii="Gotham Book" w:hAnsi="Gotham Book" w:cstheme="minorHAnsi"/>
          <w:bCs/>
          <w:sz w:val="18"/>
          <w:szCs w:val="18"/>
        </w:rPr>
      </w:pPr>
    </w:p>
    <w:p w14:paraId="1ABACFF6" w14:textId="77777777" w:rsidR="00C14D6A" w:rsidRPr="004C37CE" w:rsidRDefault="00C14D6A" w:rsidP="00D05CF5">
      <w:pPr>
        <w:pStyle w:val="Prrafodelista"/>
        <w:numPr>
          <w:ilvl w:val="1"/>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INSTANCIA EJECUTORA</w:t>
      </w:r>
    </w:p>
    <w:p w14:paraId="0BC8DD52"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 xml:space="preserve">La Dirección de Desarrollo Tecnológico y Vinculación a través del Departamento de Desarrollo Tecnológico </w:t>
      </w:r>
      <w:r>
        <w:rPr>
          <w:rFonts w:ascii="Gotham Book" w:hAnsi="Gotham Book" w:cstheme="minorHAnsi"/>
          <w:bCs/>
          <w:sz w:val="18"/>
          <w:szCs w:val="18"/>
        </w:rPr>
        <w:t xml:space="preserve">del </w:t>
      </w:r>
      <w:r w:rsidRPr="000C1F51">
        <w:rPr>
          <w:rFonts w:ascii="Gotham Book" w:hAnsi="Gotham Book" w:cstheme="minorHAnsi"/>
          <w:bCs/>
          <w:sz w:val="18"/>
          <w:szCs w:val="18"/>
        </w:rPr>
        <w:t xml:space="preserve">Consejo Mexiquense de Ciencia y Tecnología </w:t>
      </w:r>
      <w:r w:rsidRPr="004C37CE">
        <w:rPr>
          <w:rFonts w:ascii="Gotham Book" w:hAnsi="Gotham Book" w:cstheme="minorHAnsi"/>
          <w:bCs/>
          <w:sz w:val="18"/>
          <w:szCs w:val="18"/>
        </w:rPr>
        <w:t xml:space="preserve">es responsable de operar el Programa. </w:t>
      </w:r>
    </w:p>
    <w:p w14:paraId="33DF5B2C" w14:textId="77777777" w:rsidR="00C14D6A" w:rsidRPr="004C37CE" w:rsidRDefault="00C14D6A" w:rsidP="00C14D6A">
      <w:pPr>
        <w:jc w:val="both"/>
        <w:rPr>
          <w:rFonts w:ascii="Gotham Book" w:hAnsi="Gotham Book" w:cstheme="minorHAnsi"/>
          <w:b/>
          <w:sz w:val="18"/>
          <w:szCs w:val="18"/>
        </w:rPr>
      </w:pPr>
    </w:p>
    <w:p w14:paraId="1AB96C4C" w14:textId="77777777" w:rsidR="00C14D6A" w:rsidRPr="004C37CE" w:rsidRDefault="00C14D6A" w:rsidP="00D05CF5">
      <w:pPr>
        <w:pStyle w:val="Prrafodelista"/>
        <w:numPr>
          <w:ilvl w:val="1"/>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INSTANCIA NORMATIVA</w:t>
      </w:r>
    </w:p>
    <w:p w14:paraId="567C53C2" w14:textId="7242D890" w:rsidR="00C14D6A" w:rsidRPr="004C37CE" w:rsidRDefault="76F8166D" w:rsidP="76F8166D">
      <w:pPr>
        <w:jc w:val="both"/>
        <w:rPr>
          <w:rFonts w:ascii="Gotham Book" w:hAnsi="Gotham Book"/>
          <w:sz w:val="18"/>
          <w:szCs w:val="18"/>
        </w:rPr>
      </w:pPr>
      <w:r w:rsidRPr="76F8166D">
        <w:rPr>
          <w:rFonts w:ascii="Gotham Book" w:hAnsi="Gotham Book"/>
          <w:sz w:val="18"/>
          <w:szCs w:val="18"/>
        </w:rPr>
        <w:t xml:space="preserve">El Comité de Admisión y Seguimiento </w:t>
      </w:r>
      <w:r w:rsidRPr="76F8166D">
        <w:rPr>
          <w:rFonts w:ascii="Gotham Book" w:eastAsia="Gotham Book" w:hAnsi="Gotham Book" w:cs="Gotham Book"/>
          <w:color w:val="000000" w:themeColor="text1"/>
          <w:sz w:val="18"/>
          <w:szCs w:val="18"/>
        </w:rPr>
        <w:t>de los programas de la Dirección de Desarrollo Tecnológico y Vinculación</w:t>
      </w:r>
      <w:r w:rsidRPr="76F8166D">
        <w:rPr>
          <w:rFonts w:ascii="Gotham Book" w:eastAsia="Gotham Book" w:hAnsi="Gotham Book" w:cs="Gotham Book"/>
          <w:sz w:val="18"/>
          <w:szCs w:val="18"/>
        </w:rPr>
        <w:t xml:space="preserve"> </w:t>
      </w:r>
      <w:r w:rsidRPr="76F8166D">
        <w:rPr>
          <w:rFonts w:ascii="Gotham Book" w:hAnsi="Gotham Book"/>
          <w:sz w:val="18"/>
          <w:szCs w:val="18"/>
        </w:rPr>
        <w:t>es la instancia facultada para normar el Programa e interpretar las presentes reglas, así como de resolver los aspectos no considerados en las mismas.</w:t>
      </w:r>
    </w:p>
    <w:p w14:paraId="7AA6237F" w14:textId="77777777" w:rsidR="00C14D6A" w:rsidRPr="004C37CE" w:rsidRDefault="00C14D6A" w:rsidP="00C14D6A">
      <w:pPr>
        <w:jc w:val="both"/>
        <w:rPr>
          <w:rFonts w:ascii="Gotham Book" w:hAnsi="Gotham Book" w:cstheme="minorHAnsi"/>
          <w:bCs/>
          <w:sz w:val="18"/>
          <w:szCs w:val="18"/>
        </w:rPr>
      </w:pPr>
    </w:p>
    <w:p w14:paraId="52ACC02A" w14:textId="77777777" w:rsidR="00C14D6A" w:rsidRPr="004C37CE" w:rsidRDefault="00C14D6A" w:rsidP="00D05CF5">
      <w:pPr>
        <w:pStyle w:val="Prrafodelista"/>
        <w:numPr>
          <w:ilvl w:val="1"/>
          <w:numId w:val="22"/>
        </w:numPr>
        <w:ind w:left="709" w:hanging="709"/>
        <w:jc w:val="both"/>
        <w:rPr>
          <w:rFonts w:ascii="Gotham Book" w:hAnsi="Gotham Book" w:cstheme="minorHAnsi"/>
          <w:b/>
          <w:sz w:val="18"/>
          <w:szCs w:val="18"/>
        </w:rPr>
      </w:pPr>
      <w:r w:rsidRPr="004C37CE">
        <w:rPr>
          <w:rFonts w:ascii="Gotham Book" w:hAnsi="Gotham Book" w:cstheme="minorHAnsi"/>
          <w:b/>
          <w:sz w:val="18"/>
          <w:szCs w:val="18"/>
        </w:rPr>
        <w:t>COMITÉ DE ADMISIÓN Y SEGUIMIENTO</w:t>
      </w:r>
    </w:p>
    <w:p w14:paraId="4854DD01" w14:textId="77777777" w:rsidR="00C14D6A" w:rsidRPr="004C37CE" w:rsidRDefault="00C14D6A" w:rsidP="00D05CF5">
      <w:pPr>
        <w:pStyle w:val="Prrafodelista"/>
        <w:numPr>
          <w:ilvl w:val="2"/>
          <w:numId w:val="22"/>
        </w:numPr>
        <w:ind w:left="709" w:hanging="709"/>
        <w:jc w:val="both"/>
        <w:rPr>
          <w:rFonts w:ascii="Gotham Book" w:hAnsi="Gotham Book" w:cstheme="minorHAnsi"/>
          <w:b/>
          <w:bCs/>
          <w:sz w:val="18"/>
          <w:szCs w:val="18"/>
        </w:rPr>
      </w:pPr>
      <w:r w:rsidRPr="004C37CE">
        <w:rPr>
          <w:rFonts w:ascii="Gotham Book" w:hAnsi="Gotham Book" w:cstheme="minorHAnsi"/>
          <w:b/>
          <w:bCs/>
          <w:sz w:val="18"/>
          <w:szCs w:val="18"/>
        </w:rPr>
        <w:t>INTEGRACIÓN</w:t>
      </w:r>
    </w:p>
    <w:p w14:paraId="7AAF4FB8" w14:textId="0B72C28E" w:rsidR="00C14D6A" w:rsidRPr="004C37CE" w:rsidRDefault="76F8166D" w:rsidP="76F8166D">
      <w:pPr>
        <w:autoSpaceDE w:val="0"/>
        <w:autoSpaceDN w:val="0"/>
        <w:adjustRightInd w:val="0"/>
        <w:jc w:val="both"/>
        <w:rPr>
          <w:rFonts w:ascii="Gotham Book" w:hAnsi="Gotham Book" w:cs="ArialMT"/>
          <w:sz w:val="18"/>
          <w:szCs w:val="18"/>
        </w:rPr>
      </w:pPr>
      <w:r w:rsidRPr="76F8166D">
        <w:rPr>
          <w:rFonts w:ascii="Gotham Book" w:hAnsi="Gotham Book" w:cs="ArialMT"/>
          <w:sz w:val="18"/>
          <w:szCs w:val="18"/>
        </w:rPr>
        <w:t xml:space="preserve">El Comité de Admisión y Seguimiento </w:t>
      </w:r>
      <w:r w:rsidRPr="76F8166D">
        <w:rPr>
          <w:rFonts w:ascii="Gotham Book" w:eastAsia="Gotham Book" w:hAnsi="Gotham Book" w:cs="Gotham Book"/>
          <w:color w:val="000000" w:themeColor="text1"/>
          <w:sz w:val="18"/>
          <w:szCs w:val="18"/>
        </w:rPr>
        <w:t>de los programas de la Dirección de Desarrollo Tecnológico y Vinculación</w:t>
      </w:r>
      <w:r w:rsidRPr="76F8166D">
        <w:rPr>
          <w:rFonts w:ascii="Gotham Book" w:eastAsia="Gotham Book" w:hAnsi="Gotham Book" w:cs="Gotham Book"/>
          <w:sz w:val="18"/>
          <w:szCs w:val="18"/>
        </w:rPr>
        <w:t xml:space="preserve"> </w:t>
      </w:r>
      <w:r w:rsidRPr="76F8166D">
        <w:rPr>
          <w:rFonts w:ascii="Gotham Book" w:hAnsi="Gotham Book" w:cs="ArialMT"/>
          <w:sz w:val="18"/>
          <w:szCs w:val="18"/>
        </w:rPr>
        <w:t xml:space="preserve">estará integrado por: </w:t>
      </w:r>
    </w:p>
    <w:p w14:paraId="32923650"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I.</w:t>
      </w:r>
      <w:r w:rsidRPr="004C37CE">
        <w:rPr>
          <w:rFonts w:ascii="Gotham Book" w:hAnsi="Gotham Book" w:cs="ArialMT"/>
          <w:sz w:val="18"/>
          <w:szCs w:val="18"/>
        </w:rPr>
        <w:tab/>
        <w:t>Presidencia, quien será la persona titular del COMECYT;</w:t>
      </w:r>
    </w:p>
    <w:p w14:paraId="2E3A6744"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II.</w:t>
      </w:r>
      <w:r w:rsidRPr="004C37CE">
        <w:rPr>
          <w:rFonts w:ascii="Gotham Book" w:hAnsi="Gotham Book" w:cs="ArialMT"/>
          <w:sz w:val="18"/>
          <w:szCs w:val="18"/>
        </w:rPr>
        <w:tab/>
        <w:t>Secretaría, quien será la persona titular de la Dirección de Desarrollo Tecnológico y Vinculación del COMECYT;</w:t>
      </w:r>
    </w:p>
    <w:p w14:paraId="11986B21"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III.</w:t>
      </w:r>
      <w:r w:rsidRPr="004C37CE">
        <w:rPr>
          <w:rFonts w:ascii="Gotham Book" w:hAnsi="Gotham Book" w:cs="ArialMT"/>
          <w:sz w:val="18"/>
          <w:szCs w:val="18"/>
        </w:rPr>
        <w:tab/>
        <w:t>Cinco vocales, quienes serán:</w:t>
      </w:r>
    </w:p>
    <w:p w14:paraId="1F529926" w14:textId="77777777" w:rsidR="00C14D6A" w:rsidRPr="004C37CE" w:rsidRDefault="00C14D6A" w:rsidP="00C14D6A">
      <w:pPr>
        <w:autoSpaceDE w:val="0"/>
        <w:autoSpaceDN w:val="0"/>
        <w:adjustRightInd w:val="0"/>
        <w:ind w:firstLine="708"/>
        <w:jc w:val="both"/>
        <w:rPr>
          <w:rFonts w:ascii="Gotham Book" w:hAnsi="Gotham Book" w:cs="ArialMT"/>
          <w:sz w:val="18"/>
          <w:szCs w:val="18"/>
        </w:rPr>
      </w:pPr>
      <w:r w:rsidRPr="004C37CE">
        <w:rPr>
          <w:rFonts w:ascii="Gotham Book" w:hAnsi="Gotham Book" w:cs="ArialMT"/>
          <w:sz w:val="18"/>
          <w:szCs w:val="18"/>
        </w:rPr>
        <w:t>a) Representante de la Secretaría de Educación, Ciencia, Tecnología e Innovación del Estado de México;</w:t>
      </w:r>
    </w:p>
    <w:p w14:paraId="3EC9F735" w14:textId="77777777" w:rsidR="00C14D6A" w:rsidRPr="004C37CE" w:rsidRDefault="00C14D6A" w:rsidP="00C14D6A">
      <w:pPr>
        <w:autoSpaceDE w:val="0"/>
        <w:autoSpaceDN w:val="0"/>
        <w:adjustRightInd w:val="0"/>
        <w:ind w:firstLine="708"/>
        <w:jc w:val="both"/>
        <w:rPr>
          <w:rFonts w:ascii="Gotham Book" w:hAnsi="Gotham Book" w:cs="ArialMT"/>
          <w:sz w:val="18"/>
          <w:szCs w:val="18"/>
        </w:rPr>
      </w:pPr>
      <w:r w:rsidRPr="004C37CE">
        <w:rPr>
          <w:rFonts w:ascii="Gotham Book" w:hAnsi="Gotham Book" w:cs="ArialMT"/>
          <w:sz w:val="18"/>
          <w:szCs w:val="18"/>
        </w:rPr>
        <w:t>b) Representante de la Secretaría de Desarrollo Económico del Estado de México;</w:t>
      </w:r>
    </w:p>
    <w:p w14:paraId="651D9321" w14:textId="77777777" w:rsidR="00C14D6A" w:rsidRPr="004C37CE" w:rsidRDefault="00C14D6A" w:rsidP="00C14D6A">
      <w:pPr>
        <w:autoSpaceDE w:val="0"/>
        <w:autoSpaceDN w:val="0"/>
        <w:adjustRightInd w:val="0"/>
        <w:ind w:firstLine="708"/>
        <w:jc w:val="both"/>
        <w:rPr>
          <w:rFonts w:ascii="Gotham Book" w:hAnsi="Gotham Book" w:cs="ArialMT"/>
          <w:sz w:val="18"/>
          <w:szCs w:val="18"/>
        </w:rPr>
      </w:pPr>
      <w:r w:rsidRPr="004C37CE">
        <w:rPr>
          <w:rFonts w:ascii="Gotham Book" w:hAnsi="Gotham Book" w:cs="ArialMT"/>
          <w:sz w:val="18"/>
          <w:szCs w:val="18"/>
        </w:rPr>
        <w:t>c) Representante del Instituto Mexiquense del Emprendedor;</w:t>
      </w:r>
    </w:p>
    <w:p w14:paraId="3AA241E3" w14:textId="77777777" w:rsidR="00C14D6A" w:rsidRPr="004C37CE" w:rsidRDefault="00C14D6A" w:rsidP="00C14D6A">
      <w:pPr>
        <w:autoSpaceDE w:val="0"/>
        <w:autoSpaceDN w:val="0"/>
        <w:adjustRightInd w:val="0"/>
        <w:ind w:firstLine="708"/>
        <w:jc w:val="both"/>
        <w:rPr>
          <w:rFonts w:ascii="Gotham Book" w:hAnsi="Gotham Book" w:cs="ArialMT"/>
          <w:sz w:val="18"/>
          <w:szCs w:val="18"/>
        </w:rPr>
      </w:pPr>
      <w:r w:rsidRPr="004C37CE">
        <w:rPr>
          <w:rFonts w:ascii="Gotham Book" w:hAnsi="Gotham Book" w:cs="ArialMT"/>
          <w:sz w:val="18"/>
          <w:szCs w:val="18"/>
        </w:rPr>
        <w:t xml:space="preserve">d) Persona representante de </w:t>
      </w:r>
      <w:r>
        <w:rPr>
          <w:rFonts w:ascii="Gotham Book" w:hAnsi="Gotham Book" w:cs="ArialMT"/>
          <w:sz w:val="18"/>
          <w:szCs w:val="18"/>
        </w:rPr>
        <w:t>la sociedad civil o institución académica</w:t>
      </w:r>
      <w:r w:rsidRPr="004C37CE">
        <w:rPr>
          <w:rFonts w:ascii="Gotham Book" w:hAnsi="Gotham Book" w:cs="ArialMT"/>
          <w:sz w:val="18"/>
          <w:szCs w:val="18"/>
        </w:rPr>
        <w:t xml:space="preserve">; </w:t>
      </w:r>
    </w:p>
    <w:p w14:paraId="7DC686B1" w14:textId="77777777" w:rsidR="00C14D6A" w:rsidRPr="004C37CE" w:rsidRDefault="00C14D6A" w:rsidP="00C14D6A">
      <w:pPr>
        <w:autoSpaceDE w:val="0"/>
        <w:autoSpaceDN w:val="0"/>
        <w:adjustRightInd w:val="0"/>
        <w:ind w:firstLine="708"/>
        <w:jc w:val="both"/>
        <w:rPr>
          <w:rFonts w:ascii="Gotham Book" w:hAnsi="Gotham Book" w:cs="ArialMT"/>
          <w:sz w:val="18"/>
          <w:szCs w:val="18"/>
        </w:rPr>
      </w:pPr>
      <w:r w:rsidRPr="004C37CE">
        <w:rPr>
          <w:rFonts w:ascii="Gotham Book" w:hAnsi="Gotham Book" w:cs="ArialMT"/>
          <w:sz w:val="18"/>
          <w:szCs w:val="18"/>
        </w:rPr>
        <w:t>e) Persona titular de la Dirección de Investigación Científica y Formación de Recursos Humanos del COMECYT; y</w:t>
      </w:r>
    </w:p>
    <w:p w14:paraId="442A1D5A"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IV.</w:t>
      </w:r>
      <w:r w:rsidRPr="004C37CE">
        <w:rPr>
          <w:rFonts w:ascii="Gotham Book" w:hAnsi="Gotham Book" w:cs="ArialMT"/>
          <w:sz w:val="18"/>
          <w:szCs w:val="18"/>
        </w:rPr>
        <w:tab/>
        <w:t>Representante de la Secretaría de la Contraloría, quien será la persona titular del Órgano Interno de Control en el COMECYT.</w:t>
      </w:r>
    </w:p>
    <w:p w14:paraId="1EB4D2A6" w14:textId="77777777" w:rsidR="00C14D6A" w:rsidRPr="004C37CE" w:rsidRDefault="00C14D6A" w:rsidP="00C14D6A">
      <w:pPr>
        <w:autoSpaceDE w:val="0"/>
        <w:autoSpaceDN w:val="0"/>
        <w:adjustRightInd w:val="0"/>
        <w:jc w:val="both"/>
        <w:rPr>
          <w:rFonts w:ascii="Gotham Book" w:hAnsi="Gotham Book" w:cs="ArialMT"/>
          <w:sz w:val="18"/>
          <w:szCs w:val="18"/>
        </w:rPr>
      </w:pPr>
    </w:p>
    <w:p w14:paraId="1A01F2B0"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Cada integrante del Comité podrá nombrar a una persona suplente, el cargo otorgado dentro del Comité será honorífico.</w:t>
      </w:r>
    </w:p>
    <w:p w14:paraId="57C80F3F" w14:textId="77777777" w:rsidR="00C14D6A" w:rsidRPr="004C37CE" w:rsidRDefault="00C14D6A" w:rsidP="00C14D6A">
      <w:pPr>
        <w:autoSpaceDE w:val="0"/>
        <w:autoSpaceDN w:val="0"/>
        <w:adjustRightInd w:val="0"/>
        <w:jc w:val="both"/>
        <w:rPr>
          <w:rFonts w:ascii="Gotham Book" w:hAnsi="Gotham Book" w:cs="ArialMT"/>
          <w:sz w:val="18"/>
          <w:szCs w:val="18"/>
        </w:rPr>
      </w:pPr>
    </w:p>
    <w:p w14:paraId="30FDBE67"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Las personas integrantes del Comité tendrán derecho a voz y voto, con excepción de la Secretaría y de la persona Titular del Órgano Interno de Control del COMECYT, quien sólo tendrán derecho a voz.</w:t>
      </w:r>
    </w:p>
    <w:p w14:paraId="117E3915" w14:textId="77777777" w:rsidR="00C14D6A" w:rsidRPr="004C37CE" w:rsidRDefault="00C14D6A" w:rsidP="00C14D6A">
      <w:pPr>
        <w:autoSpaceDE w:val="0"/>
        <w:autoSpaceDN w:val="0"/>
        <w:adjustRightInd w:val="0"/>
        <w:jc w:val="both"/>
        <w:rPr>
          <w:rFonts w:ascii="Gotham Book" w:hAnsi="Gotham Book" w:cs="ArialMT"/>
          <w:sz w:val="18"/>
          <w:szCs w:val="18"/>
        </w:rPr>
      </w:pPr>
    </w:p>
    <w:p w14:paraId="32608EEE"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 xml:space="preserve">Las decisiones del Comité se tomarán por mayoría de votos, en caso de empate, la presidencia tendrá voto de calidad. </w:t>
      </w:r>
    </w:p>
    <w:p w14:paraId="3D58120F" w14:textId="77777777" w:rsidR="00C14D6A" w:rsidRPr="004C37CE" w:rsidRDefault="00C14D6A" w:rsidP="00C14D6A">
      <w:pPr>
        <w:autoSpaceDE w:val="0"/>
        <w:autoSpaceDN w:val="0"/>
        <w:adjustRightInd w:val="0"/>
        <w:jc w:val="both"/>
        <w:rPr>
          <w:rFonts w:ascii="Gotham Book" w:hAnsi="Gotham Book" w:cs="ArialMT"/>
          <w:sz w:val="18"/>
          <w:szCs w:val="18"/>
        </w:rPr>
      </w:pPr>
    </w:p>
    <w:p w14:paraId="76B99BDE" w14:textId="77777777" w:rsidR="00C14D6A" w:rsidRPr="004C37CE" w:rsidRDefault="00C14D6A" w:rsidP="00D05CF5">
      <w:pPr>
        <w:pStyle w:val="Prrafodelista"/>
        <w:numPr>
          <w:ilvl w:val="2"/>
          <w:numId w:val="22"/>
        </w:numPr>
        <w:ind w:left="709" w:hanging="709"/>
        <w:jc w:val="both"/>
        <w:rPr>
          <w:rFonts w:ascii="Gotham Book" w:hAnsi="Gotham Book" w:cstheme="minorHAnsi"/>
          <w:b/>
          <w:bCs/>
          <w:sz w:val="18"/>
          <w:szCs w:val="18"/>
        </w:rPr>
      </w:pPr>
      <w:r w:rsidRPr="004C37CE">
        <w:rPr>
          <w:rFonts w:ascii="Gotham Book" w:hAnsi="Gotham Book" w:cstheme="minorHAnsi"/>
          <w:b/>
          <w:bCs/>
          <w:sz w:val="18"/>
          <w:szCs w:val="18"/>
        </w:rPr>
        <w:t>SESIONES</w:t>
      </w:r>
    </w:p>
    <w:p w14:paraId="499D8C5C"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El Comité sesionará en forma ordinaria y lo hará de manera extraordinaria cuando sea necesario.</w:t>
      </w:r>
    </w:p>
    <w:p w14:paraId="3C1E70E0" w14:textId="77777777" w:rsidR="00C14D6A" w:rsidRPr="004C37CE" w:rsidRDefault="00C14D6A" w:rsidP="00C14D6A">
      <w:pPr>
        <w:autoSpaceDE w:val="0"/>
        <w:autoSpaceDN w:val="0"/>
        <w:adjustRightInd w:val="0"/>
        <w:jc w:val="both"/>
        <w:rPr>
          <w:rFonts w:ascii="Gotham Book" w:hAnsi="Gotham Book" w:cs="ArialMT"/>
          <w:sz w:val="18"/>
          <w:szCs w:val="18"/>
        </w:rPr>
      </w:pPr>
    </w:p>
    <w:p w14:paraId="76DD17D7" w14:textId="18E52E93" w:rsidR="00C14D6A" w:rsidRPr="004C37CE" w:rsidRDefault="00D212E1" w:rsidP="00C14D6A">
      <w:pPr>
        <w:autoSpaceDE w:val="0"/>
        <w:autoSpaceDN w:val="0"/>
        <w:adjustRightInd w:val="0"/>
        <w:jc w:val="both"/>
        <w:rPr>
          <w:rFonts w:ascii="Gotham Book" w:hAnsi="Gotham Book" w:cs="ArialMT"/>
          <w:sz w:val="18"/>
          <w:szCs w:val="18"/>
        </w:rPr>
      </w:pPr>
      <w:r w:rsidRPr="00D212E1">
        <w:rPr>
          <w:rFonts w:ascii="Gotham Book" w:hAnsi="Gotham Book" w:cs="ArialMT"/>
          <w:sz w:val="18"/>
          <w:szCs w:val="18"/>
        </w:rPr>
        <w:t xml:space="preserve">La Secretaría del Comité emitirá la convocatoria por acuerdo de la Presidencia, con al menos </w:t>
      </w:r>
      <w:r w:rsidR="00FA01EB">
        <w:rPr>
          <w:rFonts w:ascii="Gotham Book" w:hAnsi="Gotham Book" w:cs="ArialMT"/>
          <w:sz w:val="18"/>
          <w:szCs w:val="18"/>
        </w:rPr>
        <w:t>3</w:t>
      </w:r>
      <w:r w:rsidR="00E946C5">
        <w:rPr>
          <w:rFonts w:ascii="Gotham Book" w:hAnsi="Gotham Book" w:cs="ArialMT"/>
          <w:sz w:val="18"/>
          <w:szCs w:val="18"/>
        </w:rPr>
        <w:t xml:space="preserve"> </w:t>
      </w:r>
      <w:r w:rsidR="00FA01EB">
        <w:rPr>
          <w:rFonts w:ascii="Gotham Book" w:hAnsi="Gotham Book" w:cs="ArialMT"/>
          <w:sz w:val="18"/>
          <w:szCs w:val="18"/>
        </w:rPr>
        <w:t>(</w:t>
      </w:r>
      <w:r w:rsidRPr="00D212E1">
        <w:rPr>
          <w:rFonts w:ascii="Gotham Book" w:hAnsi="Gotham Book" w:cs="ArialMT"/>
          <w:sz w:val="18"/>
          <w:szCs w:val="18"/>
        </w:rPr>
        <w:t>tres</w:t>
      </w:r>
      <w:r w:rsidR="00FA01EB">
        <w:rPr>
          <w:rFonts w:ascii="Gotham Book" w:hAnsi="Gotham Book" w:cs="ArialMT"/>
          <w:sz w:val="18"/>
          <w:szCs w:val="18"/>
        </w:rPr>
        <w:t>)</w:t>
      </w:r>
      <w:r w:rsidRPr="00D212E1">
        <w:rPr>
          <w:rFonts w:ascii="Gotham Book" w:hAnsi="Gotham Book" w:cs="ArialMT"/>
          <w:sz w:val="18"/>
          <w:szCs w:val="18"/>
        </w:rPr>
        <w:t xml:space="preserve"> días hábiles de anticipación para las sesiones ordinarias y </w:t>
      </w:r>
      <w:r w:rsidR="00FA01EB">
        <w:rPr>
          <w:rFonts w:ascii="Gotham Book" w:hAnsi="Gotham Book" w:cs="ArialMT"/>
          <w:sz w:val="18"/>
          <w:szCs w:val="18"/>
        </w:rPr>
        <w:t>1</w:t>
      </w:r>
      <w:r w:rsidR="00E946C5">
        <w:rPr>
          <w:rFonts w:ascii="Gotham Book" w:hAnsi="Gotham Book" w:cs="ArialMT"/>
          <w:sz w:val="18"/>
          <w:szCs w:val="18"/>
        </w:rPr>
        <w:t xml:space="preserve"> </w:t>
      </w:r>
      <w:r w:rsidR="00FA01EB">
        <w:rPr>
          <w:rFonts w:ascii="Gotham Book" w:hAnsi="Gotham Book" w:cs="ArialMT"/>
          <w:sz w:val="18"/>
          <w:szCs w:val="18"/>
        </w:rPr>
        <w:t>(uno)</w:t>
      </w:r>
      <w:r w:rsidRPr="00D212E1">
        <w:rPr>
          <w:rFonts w:ascii="Gotham Book" w:hAnsi="Gotham Book" w:cs="ArialMT"/>
          <w:sz w:val="18"/>
          <w:szCs w:val="18"/>
        </w:rPr>
        <w:t xml:space="preserve"> día hábil para las sesiones extraordinarias. Las sesiones ordinarias se celebrarán conforme al inicio y conclusión de las etapas de evaluación y cierre de los proyectos, debiendo realizarse, como mínimo, dos en un periodo de seis meses; las sesiones extraordinarias se convocarán cuando sea necesario.</w:t>
      </w:r>
    </w:p>
    <w:p w14:paraId="1AE88479" w14:textId="77777777" w:rsidR="00C14D6A" w:rsidRPr="004C37CE" w:rsidRDefault="00C14D6A" w:rsidP="00C14D6A">
      <w:pPr>
        <w:autoSpaceDE w:val="0"/>
        <w:autoSpaceDN w:val="0"/>
        <w:adjustRightInd w:val="0"/>
        <w:jc w:val="both"/>
        <w:rPr>
          <w:rFonts w:ascii="Gotham Book" w:hAnsi="Gotham Book" w:cs="ArialMT"/>
          <w:sz w:val="18"/>
          <w:szCs w:val="18"/>
        </w:rPr>
      </w:pPr>
    </w:p>
    <w:p w14:paraId="652EE90D"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Para que las sesiones ordinarias y extraordinarias del Comité sean válidas, se deberá contar con la asistencia de la mitad más una persona integrante, siempre y cuando se encuentre presente la Presidencia, la Secretaría, la persona Titular del Órgano Interno de Control del COMECYT o sus suplencias.</w:t>
      </w:r>
    </w:p>
    <w:p w14:paraId="53AF826B" w14:textId="77777777" w:rsidR="00C14D6A" w:rsidRPr="004C37CE" w:rsidRDefault="00C14D6A" w:rsidP="00C14D6A">
      <w:pPr>
        <w:autoSpaceDE w:val="0"/>
        <w:autoSpaceDN w:val="0"/>
        <w:adjustRightInd w:val="0"/>
        <w:jc w:val="both"/>
        <w:rPr>
          <w:rFonts w:ascii="Gotham Book" w:hAnsi="Gotham Book" w:cs="ArialMT"/>
          <w:sz w:val="18"/>
          <w:szCs w:val="18"/>
        </w:rPr>
      </w:pPr>
    </w:p>
    <w:p w14:paraId="0F2B35E4"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La Secretaría del Comité levantará un acta de las sesiones, registrando cada uno de los acuerdos tomados y, previa aprobación, deberá ser firmada por las personas integrantes del Comité.</w:t>
      </w:r>
    </w:p>
    <w:p w14:paraId="07BF1857" w14:textId="77777777" w:rsidR="00C14D6A" w:rsidRPr="004C37CE" w:rsidRDefault="00C14D6A" w:rsidP="00C14D6A">
      <w:pPr>
        <w:jc w:val="both"/>
        <w:rPr>
          <w:rFonts w:ascii="Gotham Book" w:hAnsi="Gotham Book" w:cstheme="minorHAnsi"/>
          <w:bCs/>
          <w:sz w:val="18"/>
          <w:szCs w:val="18"/>
        </w:rPr>
      </w:pPr>
    </w:p>
    <w:p w14:paraId="49157109" w14:textId="77777777" w:rsidR="00C14D6A" w:rsidRPr="004C37CE" w:rsidRDefault="00C14D6A" w:rsidP="00D05CF5">
      <w:pPr>
        <w:pStyle w:val="Prrafodelista"/>
        <w:numPr>
          <w:ilvl w:val="2"/>
          <w:numId w:val="22"/>
        </w:numPr>
        <w:ind w:left="709" w:hanging="709"/>
        <w:jc w:val="both"/>
        <w:rPr>
          <w:rFonts w:ascii="Gotham Book" w:hAnsi="Gotham Book" w:cstheme="minorHAnsi"/>
          <w:b/>
          <w:bCs/>
          <w:sz w:val="18"/>
          <w:szCs w:val="18"/>
        </w:rPr>
      </w:pPr>
      <w:r w:rsidRPr="004C37CE">
        <w:rPr>
          <w:rFonts w:ascii="Gotham Book" w:hAnsi="Gotham Book" w:cstheme="minorHAnsi"/>
          <w:b/>
          <w:bCs/>
          <w:sz w:val="18"/>
          <w:szCs w:val="18"/>
        </w:rPr>
        <w:t>ATRIBUCIONES</w:t>
      </w:r>
    </w:p>
    <w:p w14:paraId="569E3F49"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Son atribuciones del comité:</w:t>
      </w:r>
    </w:p>
    <w:p w14:paraId="45A3B835" w14:textId="10FB3D1C" w:rsidR="0096317D" w:rsidRDefault="00C14D6A" w:rsidP="00C14D6A">
      <w:pPr>
        <w:autoSpaceDE w:val="0"/>
        <w:autoSpaceDN w:val="0"/>
        <w:adjustRightInd w:val="0"/>
        <w:ind w:left="705" w:hanging="705"/>
        <w:jc w:val="both"/>
        <w:rPr>
          <w:rFonts w:ascii="Gotham Book" w:hAnsi="Gotham Book" w:cs="ArialMT"/>
          <w:sz w:val="18"/>
          <w:szCs w:val="18"/>
        </w:rPr>
      </w:pPr>
      <w:r w:rsidRPr="004C37CE">
        <w:rPr>
          <w:rFonts w:ascii="Gotham Book" w:hAnsi="Gotham Book" w:cs="ArialMT"/>
          <w:sz w:val="18"/>
          <w:szCs w:val="18"/>
        </w:rPr>
        <w:lastRenderedPageBreak/>
        <w:t>a)</w:t>
      </w:r>
      <w:r w:rsidRPr="004C37CE">
        <w:rPr>
          <w:rFonts w:ascii="Gotham Book" w:hAnsi="Gotham Book" w:cs="ArialMT"/>
          <w:sz w:val="18"/>
          <w:szCs w:val="18"/>
        </w:rPr>
        <w:tab/>
      </w:r>
      <w:r w:rsidR="0096317D">
        <w:rPr>
          <w:rFonts w:ascii="Gotham Book" w:hAnsi="Gotham Book" w:cs="ArialMT"/>
          <w:sz w:val="18"/>
          <w:szCs w:val="18"/>
        </w:rPr>
        <w:t xml:space="preserve">Aprobar el padrón de personas beneficiarias. </w:t>
      </w:r>
    </w:p>
    <w:p w14:paraId="0FEEA545" w14:textId="0A513664" w:rsidR="00C14D6A" w:rsidRPr="004C37CE" w:rsidRDefault="0096317D" w:rsidP="00C14D6A">
      <w:pPr>
        <w:autoSpaceDE w:val="0"/>
        <w:autoSpaceDN w:val="0"/>
        <w:adjustRightInd w:val="0"/>
        <w:ind w:left="705" w:hanging="705"/>
        <w:jc w:val="both"/>
        <w:rPr>
          <w:rFonts w:ascii="Gotham Book" w:hAnsi="Gotham Book" w:cs="ArialMT"/>
          <w:sz w:val="18"/>
          <w:szCs w:val="18"/>
        </w:rPr>
      </w:pPr>
      <w:r>
        <w:rPr>
          <w:rFonts w:ascii="Gotham Book" w:hAnsi="Gotham Book" w:cs="ArialMT"/>
          <w:sz w:val="18"/>
          <w:szCs w:val="18"/>
        </w:rPr>
        <w:t xml:space="preserve">b) </w:t>
      </w:r>
      <w:r>
        <w:rPr>
          <w:rFonts w:ascii="Gotham Book" w:hAnsi="Gotham Book" w:cs="ArialMT"/>
          <w:sz w:val="18"/>
          <w:szCs w:val="18"/>
        </w:rPr>
        <w:tab/>
      </w:r>
      <w:r w:rsidR="00C14D6A" w:rsidRPr="004C37CE">
        <w:rPr>
          <w:rFonts w:ascii="Gotham Book" w:hAnsi="Gotham Book" w:cs="ArialMT"/>
          <w:sz w:val="18"/>
          <w:szCs w:val="18"/>
        </w:rPr>
        <w:t>Llevar a cabo la sesión para la dictaminación de los de proyectos evaluados y apoyos asignados.</w:t>
      </w:r>
    </w:p>
    <w:p w14:paraId="5147020F" w14:textId="67D4B99D" w:rsidR="00C14D6A" w:rsidRPr="004C37CE" w:rsidRDefault="0096317D" w:rsidP="00C14D6A">
      <w:pPr>
        <w:autoSpaceDE w:val="0"/>
        <w:autoSpaceDN w:val="0"/>
        <w:adjustRightInd w:val="0"/>
        <w:jc w:val="both"/>
        <w:rPr>
          <w:rFonts w:ascii="Gotham Book" w:hAnsi="Gotham Book" w:cs="ArialMT"/>
          <w:sz w:val="18"/>
          <w:szCs w:val="18"/>
        </w:rPr>
      </w:pPr>
      <w:r>
        <w:rPr>
          <w:rFonts w:ascii="Gotham Book" w:hAnsi="Gotham Book" w:cs="ArialMT"/>
          <w:sz w:val="18"/>
          <w:szCs w:val="18"/>
        </w:rPr>
        <w:t>c</w:t>
      </w:r>
      <w:r w:rsidR="00C14D6A" w:rsidRPr="004C37CE">
        <w:rPr>
          <w:rFonts w:ascii="Gotham Book" w:hAnsi="Gotham Book" w:cs="ArialMT"/>
          <w:sz w:val="18"/>
          <w:szCs w:val="18"/>
        </w:rPr>
        <w:t>)</w:t>
      </w:r>
      <w:r w:rsidR="00C14D6A" w:rsidRPr="004C37CE">
        <w:rPr>
          <w:rFonts w:ascii="Gotham Book" w:hAnsi="Gotham Book"/>
          <w:sz w:val="18"/>
          <w:szCs w:val="18"/>
        </w:rPr>
        <w:tab/>
      </w:r>
      <w:r w:rsidR="00C14D6A" w:rsidRPr="004C37CE">
        <w:rPr>
          <w:rFonts w:ascii="Gotham Book" w:hAnsi="Gotham Book" w:cs="ArialMT"/>
          <w:sz w:val="18"/>
          <w:szCs w:val="18"/>
        </w:rPr>
        <w:t xml:space="preserve">Llevar a cabo la sesión en la que se informe del cierre de los proyectos que fueron apoyados. </w:t>
      </w:r>
    </w:p>
    <w:p w14:paraId="2C26E9EB" w14:textId="3D98C42D" w:rsidR="00C14D6A" w:rsidRPr="004C37CE" w:rsidRDefault="0016226E" w:rsidP="00C14D6A">
      <w:pPr>
        <w:autoSpaceDE w:val="0"/>
        <w:autoSpaceDN w:val="0"/>
        <w:adjustRightInd w:val="0"/>
        <w:jc w:val="both"/>
        <w:rPr>
          <w:rFonts w:ascii="Gotham Book" w:hAnsi="Gotham Book" w:cs="ArialMT"/>
          <w:sz w:val="18"/>
          <w:szCs w:val="18"/>
        </w:rPr>
      </w:pPr>
      <w:r>
        <w:rPr>
          <w:rFonts w:ascii="Gotham Book" w:hAnsi="Gotham Book" w:cs="ArialMT"/>
          <w:sz w:val="18"/>
          <w:szCs w:val="18"/>
        </w:rPr>
        <w:t>d</w:t>
      </w:r>
      <w:r w:rsidR="00C14D6A" w:rsidRPr="004C37CE">
        <w:rPr>
          <w:rFonts w:ascii="Gotham Book" w:hAnsi="Gotham Book" w:cs="ArialMT"/>
          <w:sz w:val="18"/>
          <w:szCs w:val="18"/>
        </w:rPr>
        <w:t>)</w:t>
      </w:r>
      <w:r w:rsidR="00C14D6A" w:rsidRPr="004C37CE">
        <w:rPr>
          <w:rFonts w:ascii="Gotham Book" w:hAnsi="Gotham Book" w:cs="ArialMT"/>
          <w:sz w:val="18"/>
          <w:szCs w:val="18"/>
        </w:rPr>
        <w:tab/>
        <w:t>Firmar el acta de la sesión de dictaminación de los proyectos evaluados y apoyos asignados.</w:t>
      </w:r>
    </w:p>
    <w:p w14:paraId="6BE8A87F" w14:textId="28C88B1E" w:rsidR="00C14D6A" w:rsidRPr="004C37CE" w:rsidRDefault="0016226E" w:rsidP="00C14D6A">
      <w:pPr>
        <w:autoSpaceDE w:val="0"/>
        <w:autoSpaceDN w:val="0"/>
        <w:adjustRightInd w:val="0"/>
        <w:ind w:left="708" w:hanging="708"/>
        <w:jc w:val="both"/>
        <w:rPr>
          <w:rFonts w:ascii="Gotham Book" w:hAnsi="Gotham Book" w:cs="ArialMT"/>
          <w:sz w:val="18"/>
          <w:szCs w:val="18"/>
        </w:rPr>
      </w:pPr>
      <w:r>
        <w:rPr>
          <w:rFonts w:ascii="Gotham Book" w:hAnsi="Gotham Book" w:cs="ArialMT"/>
          <w:sz w:val="18"/>
          <w:szCs w:val="18"/>
        </w:rPr>
        <w:t>e</w:t>
      </w:r>
      <w:r w:rsidR="00C14D6A" w:rsidRPr="004C37CE">
        <w:rPr>
          <w:rFonts w:ascii="Gotham Book" w:hAnsi="Gotham Book" w:cs="ArialMT"/>
          <w:sz w:val="18"/>
          <w:szCs w:val="18"/>
        </w:rPr>
        <w:t xml:space="preserve">) </w:t>
      </w:r>
      <w:r w:rsidR="00C14D6A" w:rsidRPr="004C37CE">
        <w:rPr>
          <w:rFonts w:ascii="Gotham Book" w:hAnsi="Gotham Book" w:cs="ArialMT"/>
          <w:sz w:val="18"/>
          <w:szCs w:val="18"/>
        </w:rPr>
        <w:tab/>
        <w:t xml:space="preserve">Resolver y emitir una resolución sobre los casos extraordinarios que, por las necesidades operativas, técnicas o normativas del programa, deban ser sometidos a consideración en las sesiones. </w:t>
      </w:r>
    </w:p>
    <w:p w14:paraId="5794FEF4" w14:textId="3EF51B08" w:rsidR="00C14D6A" w:rsidRPr="004C37CE" w:rsidRDefault="0016226E" w:rsidP="00C14D6A">
      <w:pPr>
        <w:autoSpaceDE w:val="0"/>
        <w:autoSpaceDN w:val="0"/>
        <w:adjustRightInd w:val="0"/>
        <w:jc w:val="both"/>
        <w:rPr>
          <w:rFonts w:ascii="Gotham Book" w:hAnsi="Gotham Book" w:cs="ArialMT"/>
          <w:sz w:val="18"/>
          <w:szCs w:val="18"/>
        </w:rPr>
      </w:pPr>
      <w:r>
        <w:rPr>
          <w:rFonts w:ascii="Gotham Book" w:hAnsi="Gotham Book" w:cs="ArialMT"/>
          <w:sz w:val="18"/>
          <w:szCs w:val="18"/>
        </w:rPr>
        <w:t>f</w:t>
      </w:r>
      <w:r w:rsidR="00C14D6A" w:rsidRPr="004C37CE">
        <w:rPr>
          <w:rFonts w:ascii="Gotham Book" w:hAnsi="Gotham Book" w:cs="ArialMT"/>
          <w:sz w:val="18"/>
          <w:szCs w:val="18"/>
        </w:rPr>
        <w:t>)</w:t>
      </w:r>
      <w:r w:rsidR="00C14D6A" w:rsidRPr="004C37CE">
        <w:rPr>
          <w:rFonts w:ascii="Gotham Book" w:hAnsi="Gotham Book"/>
          <w:sz w:val="18"/>
          <w:szCs w:val="18"/>
        </w:rPr>
        <w:tab/>
      </w:r>
      <w:r w:rsidR="00C14D6A" w:rsidRPr="004C37CE">
        <w:rPr>
          <w:rFonts w:ascii="Gotham Book" w:hAnsi="Gotham Book" w:cs="ArialMT"/>
          <w:sz w:val="18"/>
          <w:szCs w:val="18"/>
        </w:rPr>
        <w:t>Firmar el acta correspondiente de la sesión de cierre de los proyectos que fueron apoyados.</w:t>
      </w:r>
    </w:p>
    <w:p w14:paraId="0A05C95C" w14:textId="0634ECA0" w:rsidR="00C14D6A" w:rsidRPr="004C37CE" w:rsidRDefault="0016226E" w:rsidP="00C14D6A">
      <w:pPr>
        <w:autoSpaceDE w:val="0"/>
        <w:autoSpaceDN w:val="0"/>
        <w:adjustRightInd w:val="0"/>
        <w:ind w:left="708" w:hanging="708"/>
        <w:jc w:val="both"/>
        <w:rPr>
          <w:rFonts w:ascii="Gotham Book" w:hAnsi="Gotham Book" w:cs="ArialMT"/>
          <w:sz w:val="18"/>
          <w:szCs w:val="18"/>
        </w:rPr>
      </w:pPr>
      <w:r>
        <w:rPr>
          <w:rFonts w:ascii="Gotham Book" w:hAnsi="Gotham Book" w:cs="ArialMT"/>
          <w:sz w:val="18"/>
          <w:szCs w:val="18"/>
        </w:rPr>
        <w:t>g</w:t>
      </w:r>
      <w:r w:rsidR="00C14D6A" w:rsidRPr="004C37CE">
        <w:rPr>
          <w:rFonts w:ascii="Gotham Book" w:hAnsi="Gotham Book" w:cs="ArialMT"/>
          <w:sz w:val="18"/>
          <w:szCs w:val="18"/>
        </w:rPr>
        <w:t>)</w:t>
      </w:r>
      <w:r w:rsidR="00C14D6A" w:rsidRPr="004C37CE">
        <w:rPr>
          <w:rFonts w:ascii="Gotham Book" w:hAnsi="Gotham Book" w:cs="ArialMT"/>
          <w:sz w:val="18"/>
          <w:szCs w:val="18"/>
        </w:rPr>
        <w:tab/>
        <w:t>Llevar a cabo la sesión en la que se someta a consideración la rescisión o terminación anticipada del convenio de asignación de recursos.</w:t>
      </w:r>
    </w:p>
    <w:p w14:paraId="1B0A856C" w14:textId="47382EA4" w:rsidR="00C14D6A" w:rsidRPr="004C37CE" w:rsidRDefault="0016226E" w:rsidP="00C14D6A">
      <w:pPr>
        <w:ind w:left="705" w:hanging="705"/>
        <w:jc w:val="both"/>
        <w:rPr>
          <w:rFonts w:ascii="Gotham Book" w:hAnsi="Gotham Book" w:cs="ArialMT"/>
          <w:sz w:val="18"/>
          <w:szCs w:val="18"/>
        </w:rPr>
      </w:pPr>
      <w:r>
        <w:rPr>
          <w:rFonts w:ascii="Gotham Book" w:hAnsi="Gotham Book" w:cs="ArialMT"/>
          <w:sz w:val="18"/>
          <w:szCs w:val="18"/>
        </w:rPr>
        <w:t>h</w:t>
      </w:r>
      <w:r w:rsidR="00C14D6A" w:rsidRPr="004C37CE">
        <w:rPr>
          <w:rFonts w:ascii="Gotham Book" w:hAnsi="Gotham Book" w:cs="ArialMT"/>
          <w:sz w:val="18"/>
          <w:szCs w:val="18"/>
        </w:rPr>
        <w:t>)</w:t>
      </w:r>
      <w:r w:rsidR="00C14D6A" w:rsidRPr="004C37CE">
        <w:rPr>
          <w:rFonts w:ascii="Gotham Book" w:hAnsi="Gotham Book" w:cs="ArialMT"/>
          <w:sz w:val="18"/>
          <w:szCs w:val="18"/>
        </w:rPr>
        <w:tab/>
        <w:t>Firmar el acta correspondiente de la sesión de rescisión del convenio de asignación de recursos.</w:t>
      </w:r>
      <w:r w:rsidR="00C14D6A" w:rsidRPr="004C37CE" w:rsidDel="004D6164">
        <w:rPr>
          <w:rFonts w:ascii="Gotham Book" w:hAnsi="Gotham Book" w:cs="ArialMT"/>
          <w:sz w:val="18"/>
          <w:szCs w:val="18"/>
        </w:rPr>
        <w:t xml:space="preserve"> </w:t>
      </w:r>
    </w:p>
    <w:p w14:paraId="7DAD4025" w14:textId="3B78EB24" w:rsidR="00C14D6A" w:rsidRPr="004C37CE" w:rsidRDefault="0016226E" w:rsidP="00C14D6A">
      <w:pPr>
        <w:ind w:left="705" w:hanging="705"/>
        <w:jc w:val="both"/>
        <w:rPr>
          <w:rFonts w:ascii="Gotham Book" w:hAnsi="Gotham Book" w:cs="ArialMT"/>
          <w:sz w:val="18"/>
          <w:szCs w:val="18"/>
        </w:rPr>
      </w:pPr>
      <w:r>
        <w:rPr>
          <w:rFonts w:ascii="Gotham Book" w:hAnsi="Gotham Book" w:cs="ArialMT"/>
          <w:sz w:val="18"/>
          <w:szCs w:val="18"/>
        </w:rPr>
        <w:t>i</w:t>
      </w:r>
      <w:r w:rsidR="00C14D6A" w:rsidRPr="004C37CE">
        <w:rPr>
          <w:rFonts w:ascii="Gotham Book" w:hAnsi="Gotham Book" w:cs="ArialMT"/>
          <w:sz w:val="18"/>
          <w:szCs w:val="18"/>
        </w:rPr>
        <w:t xml:space="preserve">) </w:t>
      </w:r>
      <w:r w:rsidR="00C14D6A" w:rsidRPr="004C37CE">
        <w:rPr>
          <w:rFonts w:ascii="Gotham Book" w:hAnsi="Gotham Book" w:cs="ArialMT"/>
          <w:sz w:val="18"/>
          <w:szCs w:val="18"/>
        </w:rPr>
        <w:tab/>
        <w:t>Aprobar las modificaciones necesarias a las Reglas de Operación para garantizar la correcta operación del Programa;</w:t>
      </w:r>
    </w:p>
    <w:p w14:paraId="7A82C951" w14:textId="3E78F597" w:rsidR="00C14D6A" w:rsidRPr="004C37CE" w:rsidRDefault="0016226E" w:rsidP="00C14D6A">
      <w:pPr>
        <w:ind w:left="705" w:hanging="705"/>
        <w:jc w:val="both"/>
        <w:rPr>
          <w:rFonts w:ascii="Gotham Book" w:hAnsi="Gotham Book" w:cs="ArialMT"/>
          <w:sz w:val="18"/>
          <w:szCs w:val="18"/>
        </w:rPr>
      </w:pPr>
      <w:r>
        <w:rPr>
          <w:rFonts w:ascii="Gotham Book" w:hAnsi="Gotham Book" w:cs="ArialMT"/>
          <w:sz w:val="18"/>
          <w:szCs w:val="18"/>
        </w:rPr>
        <w:t>j</w:t>
      </w:r>
      <w:r w:rsidR="00C14D6A" w:rsidRPr="004C37CE">
        <w:rPr>
          <w:rFonts w:ascii="Gotham Book" w:hAnsi="Gotham Book" w:cs="ArialMT"/>
          <w:sz w:val="18"/>
          <w:szCs w:val="18"/>
        </w:rPr>
        <w:t>)</w:t>
      </w:r>
      <w:r w:rsidR="00C14D6A" w:rsidRPr="004C37CE">
        <w:rPr>
          <w:rFonts w:ascii="Gotham Book" w:hAnsi="Gotham Book" w:cs="ArialMT"/>
          <w:sz w:val="18"/>
          <w:szCs w:val="18"/>
        </w:rPr>
        <w:tab/>
        <w:t>Emitir y modificar sus lineamientos internos; y</w:t>
      </w:r>
    </w:p>
    <w:p w14:paraId="06722EA0" w14:textId="40A66963" w:rsidR="00C14D6A" w:rsidRPr="004C37CE" w:rsidRDefault="0016226E" w:rsidP="00C14D6A">
      <w:pPr>
        <w:ind w:left="705" w:hanging="705"/>
        <w:jc w:val="both"/>
        <w:rPr>
          <w:rFonts w:ascii="Gotham Book" w:hAnsi="Gotham Book" w:cs="ArialMT"/>
          <w:sz w:val="18"/>
          <w:szCs w:val="18"/>
        </w:rPr>
      </w:pPr>
      <w:r>
        <w:rPr>
          <w:rFonts w:ascii="Gotham Book" w:hAnsi="Gotham Book" w:cs="ArialMT"/>
          <w:sz w:val="18"/>
          <w:szCs w:val="18"/>
        </w:rPr>
        <w:t>k</w:t>
      </w:r>
      <w:r w:rsidR="00C14D6A" w:rsidRPr="004C37CE">
        <w:rPr>
          <w:rFonts w:ascii="Gotham Book" w:hAnsi="Gotham Book" w:cs="ArialMT"/>
          <w:sz w:val="18"/>
          <w:szCs w:val="18"/>
        </w:rPr>
        <w:t>)</w:t>
      </w:r>
      <w:r w:rsidR="00C14D6A" w:rsidRPr="004C37CE">
        <w:rPr>
          <w:rFonts w:ascii="Gotham Book" w:hAnsi="Gotham Book" w:cs="ArialMT"/>
          <w:sz w:val="18"/>
          <w:szCs w:val="18"/>
        </w:rPr>
        <w:tab/>
        <w:t>Las demás contenidas en las presentes reglas de operación.</w:t>
      </w:r>
    </w:p>
    <w:p w14:paraId="65736FE3" w14:textId="77777777" w:rsidR="00C14D6A" w:rsidRPr="004C37CE" w:rsidRDefault="00C14D6A" w:rsidP="00C14D6A">
      <w:pPr>
        <w:jc w:val="both"/>
        <w:rPr>
          <w:rFonts w:ascii="Gotham Book" w:hAnsi="Gotham Book"/>
          <w:bCs/>
          <w:sz w:val="18"/>
          <w:szCs w:val="18"/>
        </w:rPr>
      </w:pPr>
    </w:p>
    <w:p w14:paraId="18984769" w14:textId="77777777" w:rsidR="00C14D6A" w:rsidRPr="004C37CE" w:rsidRDefault="00C14D6A" w:rsidP="00C14D6A">
      <w:pPr>
        <w:jc w:val="both"/>
        <w:rPr>
          <w:rFonts w:ascii="Gotham Book" w:hAnsi="Gotham Book"/>
          <w:b/>
          <w:bCs/>
          <w:sz w:val="18"/>
          <w:szCs w:val="18"/>
        </w:rPr>
      </w:pPr>
      <w:r w:rsidRPr="004C37CE">
        <w:rPr>
          <w:rFonts w:ascii="Gotham Book" w:hAnsi="Gotham Book"/>
          <w:b/>
          <w:bCs/>
          <w:sz w:val="18"/>
          <w:szCs w:val="18"/>
        </w:rPr>
        <w:t>10. MECÁNICA OPERATIVA</w:t>
      </w:r>
    </w:p>
    <w:p w14:paraId="24F848DC" w14:textId="77777777" w:rsidR="00C14D6A" w:rsidRPr="004C37CE" w:rsidRDefault="00C14D6A" w:rsidP="00C14D6A">
      <w:pPr>
        <w:jc w:val="both"/>
        <w:rPr>
          <w:rFonts w:ascii="Gotham Book" w:hAnsi="Gotham Book"/>
          <w:b/>
          <w:bCs/>
          <w:sz w:val="18"/>
          <w:szCs w:val="18"/>
        </w:rPr>
      </w:pPr>
      <w:r w:rsidRPr="004C37CE">
        <w:rPr>
          <w:rFonts w:ascii="Gotham Book" w:hAnsi="Gotham Book"/>
          <w:b/>
          <w:bCs/>
          <w:sz w:val="18"/>
          <w:szCs w:val="18"/>
        </w:rPr>
        <w:t xml:space="preserve">10.1 OPERACIÓN DEL PROGRAMA </w:t>
      </w:r>
    </w:p>
    <w:p w14:paraId="640FDEDC" w14:textId="77777777" w:rsidR="00C14D6A" w:rsidRPr="004C37CE" w:rsidRDefault="00C14D6A" w:rsidP="00C14D6A">
      <w:pPr>
        <w:jc w:val="both"/>
        <w:rPr>
          <w:rFonts w:ascii="Gotham Book" w:eastAsia="Gotham" w:hAnsi="Gotham Book" w:cs="Gotham"/>
          <w:b/>
          <w:bCs/>
          <w:sz w:val="18"/>
          <w:szCs w:val="18"/>
        </w:rPr>
      </w:pPr>
      <w:r w:rsidRPr="004C37CE">
        <w:rPr>
          <w:rFonts w:ascii="Gotham Book" w:eastAsia="Gotham" w:hAnsi="Gotham Book" w:cs="Gotham"/>
          <w:b/>
          <w:bCs/>
          <w:sz w:val="18"/>
          <w:szCs w:val="18"/>
        </w:rPr>
        <w:t>10.1.1 RECEPCIÓN Y VALIDACIÓN DE LA PROPUESTA</w:t>
      </w:r>
    </w:p>
    <w:p w14:paraId="4FE58DF0" w14:textId="77777777" w:rsidR="00C14D6A" w:rsidRPr="004C37CE" w:rsidRDefault="00C14D6A" w:rsidP="00C14D6A">
      <w:pPr>
        <w:jc w:val="both"/>
        <w:rPr>
          <w:rFonts w:ascii="Gotham Book" w:eastAsia="Gotham" w:hAnsi="Gotham Book" w:cs="Gotham"/>
          <w:b/>
          <w:bCs/>
          <w:sz w:val="18"/>
          <w:szCs w:val="18"/>
        </w:rPr>
      </w:pPr>
      <w:r w:rsidRPr="004C37CE">
        <w:rPr>
          <w:rFonts w:ascii="Gotham Book" w:eastAsia="Gotham" w:hAnsi="Gotham Book" w:cs="Gotham"/>
          <w:b/>
          <w:bCs/>
          <w:sz w:val="18"/>
          <w:szCs w:val="18"/>
        </w:rPr>
        <w:t>10.1.1.2 Recepción de la Propuesta</w:t>
      </w:r>
    </w:p>
    <w:p w14:paraId="34831F3B"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sz w:val="18"/>
          <w:szCs w:val="18"/>
        </w:rPr>
        <w:t xml:space="preserve">La </w:t>
      </w:r>
      <w:r w:rsidRPr="004C37CE">
        <w:rPr>
          <w:rFonts w:ascii="Gotham Book" w:hAnsi="Gotham Book"/>
          <w:sz w:val="18"/>
          <w:szCs w:val="18"/>
        </w:rPr>
        <w:t>Dirección de Desarrollo Tecnológico y Vinculación</w:t>
      </w:r>
      <w:r w:rsidRPr="004C37CE">
        <w:rPr>
          <w:rFonts w:ascii="Gotham Book" w:eastAsia="Gotham" w:hAnsi="Gotham Book" w:cs="Gotham"/>
          <w:sz w:val="18"/>
          <w:szCs w:val="18"/>
        </w:rPr>
        <w:t xml:space="preserve"> del COMECYT emitirá la Convocatoria del Programa, por un periodo mínimo de 20 (veinte) días hábiles y, durante su vigencia, la Persona Solicitante que aspire al apoyo económico, deberá enviar su propuesta </w:t>
      </w:r>
      <w:r w:rsidRPr="004C37CE">
        <w:rPr>
          <w:rFonts w:ascii="Gotham Book" w:eastAsia="Arial" w:hAnsi="Gotham Book" w:cs="Arial"/>
          <w:sz w:val="18"/>
          <w:szCs w:val="18"/>
          <w:lang w:val="es-ES" w:eastAsia="es-ES" w:bidi="es-ES"/>
        </w:rPr>
        <w:t>de desarrollo tecnológico e innovación</w:t>
      </w:r>
      <w:r w:rsidRPr="004C37CE">
        <w:rPr>
          <w:rFonts w:ascii="Gotham Book" w:eastAsia="Gotham" w:hAnsi="Gotham Book" w:cs="Gotham"/>
          <w:sz w:val="18"/>
          <w:szCs w:val="18"/>
        </w:rPr>
        <w:t xml:space="preserve"> vía correo electrónico señalado en la Convocatoria.</w:t>
      </w:r>
    </w:p>
    <w:p w14:paraId="2551FB9E" w14:textId="77777777" w:rsidR="00C14D6A" w:rsidRPr="004C37CE" w:rsidRDefault="00C14D6A" w:rsidP="00C14D6A">
      <w:pPr>
        <w:jc w:val="both"/>
        <w:rPr>
          <w:rFonts w:ascii="Gotham Book" w:eastAsia="Gotham" w:hAnsi="Gotham Book" w:cs="Gotham"/>
          <w:sz w:val="18"/>
          <w:szCs w:val="18"/>
        </w:rPr>
      </w:pPr>
    </w:p>
    <w:p w14:paraId="552EA66D" w14:textId="77777777" w:rsidR="00C14D6A" w:rsidRPr="004C37CE" w:rsidRDefault="00C14D6A" w:rsidP="00C14D6A">
      <w:pPr>
        <w:jc w:val="both"/>
        <w:rPr>
          <w:rFonts w:ascii="Gotham Book" w:eastAsia="Gotham" w:hAnsi="Gotham Book" w:cs="Gotham"/>
          <w:b/>
          <w:sz w:val="18"/>
          <w:szCs w:val="18"/>
        </w:rPr>
      </w:pPr>
      <w:r w:rsidRPr="004C37CE">
        <w:rPr>
          <w:rFonts w:ascii="Gotham Book" w:eastAsia="Gotham" w:hAnsi="Gotham Book" w:cs="Gotham"/>
          <w:b/>
          <w:sz w:val="18"/>
          <w:szCs w:val="18"/>
        </w:rPr>
        <w:t>10.1.1.3 Presentación de la Propuesta</w:t>
      </w:r>
    </w:p>
    <w:p w14:paraId="79B38F1E"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sz w:val="18"/>
          <w:szCs w:val="18"/>
        </w:rPr>
        <w:t xml:space="preserve">La propuesta deberá estar estructurada conforme a los numerales 8.1.1.2 y 8.1.4 de las presentes Reglas, así como lo demás señalado en la Convocatoria. </w:t>
      </w:r>
    </w:p>
    <w:p w14:paraId="788664D6" w14:textId="77777777" w:rsidR="00C14D6A" w:rsidRPr="004C37CE" w:rsidRDefault="00C14D6A" w:rsidP="00C14D6A">
      <w:pPr>
        <w:jc w:val="both"/>
        <w:rPr>
          <w:rFonts w:ascii="Gotham Book" w:eastAsia="Gotham" w:hAnsi="Gotham Book" w:cs="Gotham"/>
          <w:sz w:val="18"/>
          <w:szCs w:val="18"/>
        </w:rPr>
      </w:pPr>
    </w:p>
    <w:p w14:paraId="56D75828" w14:textId="77777777" w:rsidR="00C14D6A" w:rsidRPr="004C37CE" w:rsidRDefault="00C14D6A" w:rsidP="00C14D6A">
      <w:pPr>
        <w:jc w:val="both"/>
        <w:rPr>
          <w:rFonts w:ascii="Gotham Book" w:eastAsia="Gotham" w:hAnsi="Gotham Book" w:cs="Gotham"/>
          <w:b/>
          <w:sz w:val="18"/>
          <w:szCs w:val="18"/>
        </w:rPr>
      </w:pPr>
      <w:r w:rsidRPr="004C37CE">
        <w:rPr>
          <w:rFonts w:ascii="Gotham Book" w:eastAsia="Gotham" w:hAnsi="Gotham Book" w:cs="Gotham"/>
          <w:b/>
          <w:sz w:val="18"/>
          <w:szCs w:val="18"/>
        </w:rPr>
        <w:t>10.1.1.4 Validación de formatos y requisitos</w:t>
      </w:r>
    </w:p>
    <w:p w14:paraId="1E5DDE76"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sz w:val="18"/>
          <w:szCs w:val="18"/>
        </w:rPr>
        <w:t>El personal de la Dirección de Desarrollo Tecnológico y Vinculación, a través del personal responsable operativo del programa adscrito al Departamento de Desarrollo Tecnológico, revisará y verificará que la Persona Solicitante cumpla con los formatos y requisitos establecidos en las presentes Reglas y en la Convocatoria.</w:t>
      </w:r>
    </w:p>
    <w:p w14:paraId="122C05E0" w14:textId="77777777" w:rsidR="00C14D6A" w:rsidRPr="004C37CE" w:rsidRDefault="00C14D6A" w:rsidP="00C14D6A">
      <w:pPr>
        <w:jc w:val="both"/>
        <w:rPr>
          <w:rFonts w:ascii="Gotham Book" w:eastAsia="Gotham" w:hAnsi="Gotham Book" w:cs="Gotham"/>
          <w:sz w:val="18"/>
          <w:szCs w:val="18"/>
        </w:rPr>
      </w:pPr>
    </w:p>
    <w:p w14:paraId="3DEA0DE9"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sz w:val="18"/>
          <w:szCs w:val="18"/>
        </w:rPr>
        <w:t>En ningún caso se aceptarán propuestas incompletas o presentadas de forma extemporánea.</w:t>
      </w:r>
    </w:p>
    <w:p w14:paraId="57246B93" w14:textId="77777777" w:rsidR="00C14D6A" w:rsidRPr="004C37CE" w:rsidRDefault="00C14D6A" w:rsidP="00C14D6A">
      <w:pPr>
        <w:jc w:val="both"/>
        <w:rPr>
          <w:rFonts w:ascii="Gotham Book" w:eastAsia="Gotham" w:hAnsi="Gotham Book" w:cs="Gotham"/>
          <w:sz w:val="18"/>
          <w:szCs w:val="18"/>
        </w:rPr>
      </w:pPr>
    </w:p>
    <w:p w14:paraId="2B3FCEA1" w14:textId="77777777" w:rsidR="00C14D6A" w:rsidRPr="004C37CE" w:rsidRDefault="00C14D6A" w:rsidP="00C14D6A">
      <w:pPr>
        <w:jc w:val="both"/>
        <w:rPr>
          <w:rFonts w:ascii="Gotham Book" w:eastAsia="Gotham" w:hAnsi="Gotham Book" w:cs="Gotham"/>
          <w:b/>
          <w:sz w:val="18"/>
          <w:szCs w:val="18"/>
        </w:rPr>
      </w:pPr>
      <w:r w:rsidRPr="004C37CE">
        <w:rPr>
          <w:rFonts w:ascii="Gotham Book" w:eastAsia="Gotham" w:hAnsi="Gotham Book" w:cs="Gotham"/>
          <w:b/>
          <w:sz w:val="18"/>
          <w:szCs w:val="18"/>
        </w:rPr>
        <w:t>10.1.1.5 Funciones y atribuciones de la Dirección de Desarrollo Tecnológico y Vinculación</w:t>
      </w:r>
    </w:p>
    <w:p w14:paraId="49E6C35D" w14:textId="77777777" w:rsidR="00C14D6A" w:rsidRPr="004C37CE" w:rsidRDefault="00C14D6A" w:rsidP="00C14D6A">
      <w:pPr>
        <w:ind w:firstLine="284"/>
        <w:jc w:val="both"/>
        <w:rPr>
          <w:rFonts w:ascii="Gotham Book" w:eastAsia="Gotham" w:hAnsi="Gotham Book" w:cs="Gotham"/>
          <w:sz w:val="18"/>
          <w:szCs w:val="18"/>
        </w:rPr>
      </w:pPr>
      <w:r w:rsidRPr="004C37CE">
        <w:rPr>
          <w:rFonts w:ascii="Gotham Book" w:eastAsia="Gotham" w:hAnsi="Gotham Book" w:cs="Gotham"/>
          <w:sz w:val="18"/>
          <w:szCs w:val="18"/>
        </w:rPr>
        <w:t>a)</w:t>
      </w:r>
      <w:r w:rsidRPr="004C37CE">
        <w:rPr>
          <w:rFonts w:ascii="Gotham Book" w:eastAsia="Gotham" w:hAnsi="Gotham Book" w:cs="Gotham"/>
          <w:sz w:val="18"/>
          <w:szCs w:val="18"/>
        </w:rPr>
        <w:tab/>
        <w:t>Conducirse con imparcialidad y transparencia.</w:t>
      </w:r>
    </w:p>
    <w:p w14:paraId="34E1AE90" w14:textId="77777777" w:rsidR="00C14D6A" w:rsidRPr="004C37CE" w:rsidRDefault="00C14D6A" w:rsidP="00C14D6A">
      <w:pPr>
        <w:ind w:left="709" w:hanging="425"/>
        <w:jc w:val="both"/>
        <w:rPr>
          <w:rFonts w:ascii="Gotham Book" w:eastAsia="Gotham" w:hAnsi="Gotham Book" w:cs="Gotham"/>
          <w:sz w:val="18"/>
          <w:szCs w:val="18"/>
        </w:rPr>
      </w:pPr>
      <w:r w:rsidRPr="004C37CE">
        <w:rPr>
          <w:rFonts w:ascii="Gotham Book" w:eastAsia="Gotham" w:hAnsi="Gotham Book" w:cs="Gotham"/>
          <w:sz w:val="18"/>
          <w:szCs w:val="18"/>
        </w:rPr>
        <w:t>b)</w:t>
      </w:r>
      <w:r w:rsidRPr="004C37CE">
        <w:rPr>
          <w:rFonts w:ascii="Gotham Book" w:eastAsia="Gotham" w:hAnsi="Gotham Book" w:cs="Gotham"/>
          <w:sz w:val="18"/>
          <w:szCs w:val="18"/>
        </w:rPr>
        <w:tab/>
        <w:t>Recibir y verificar propuestas</w:t>
      </w:r>
    </w:p>
    <w:p w14:paraId="50F293BE" w14:textId="77777777" w:rsidR="00C14D6A" w:rsidRPr="004C37CE" w:rsidRDefault="00C14D6A" w:rsidP="00C14D6A">
      <w:pPr>
        <w:ind w:left="709" w:hanging="425"/>
        <w:jc w:val="both"/>
        <w:rPr>
          <w:rFonts w:ascii="Gotham Book" w:eastAsia="Gotham" w:hAnsi="Gotham Book" w:cs="Gotham"/>
          <w:sz w:val="18"/>
          <w:szCs w:val="18"/>
        </w:rPr>
      </w:pPr>
      <w:r w:rsidRPr="004C37CE">
        <w:rPr>
          <w:rFonts w:ascii="Gotham Book" w:eastAsia="Gotham" w:hAnsi="Gotham Book" w:cs="Gotham"/>
          <w:sz w:val="18"/>
          <w:szCs w:val="18"/>
        </w:rPr>
        <w:t>c)</w:t>
      </w:r>
      <w:r w:rsidRPr="004C37CE">
        <w:rPr>
          <w:rFonts w:ascii="Gotham Book" w:eastAsia="Gotham" w:hAnsi="Gotham Book" w:cs="Gotham"/>
          <w:sz w:val="18"/>
          <w:szCs w:val="18"/>
        </w:rPr>
        <w:tab/>
        <w:t>Entregar folio a propuestas que cumplan con los formatos y requisitos señalados en las presentes Reglas y en la Convocatoria.</w:t>
      </w:r>
    </w:p>
    <w:p w14:paraId="051ABA2B" w14:textId="77777777" w:rsidR="00C14D6A" w:rsidRPr="004C37CE" w:rsidRDefault="00C14D6A" w:rsidP="00C14D6A">
      <w:pPr>
        <w:jc w:val="both"/>
        <w:rPr>
          <w:rFonts w:ascii="Gotham Book" w:eastAsia="Gotham" w:hAnsi="Gotham Book" w:cs="Gotham"/>
          <w:sz w:val="18"/>
          <w:szCs w:val="18"/>
        </w:rPr>
      </w:pPr>
    </w:p>
    <w:p w14:paraId="6D64A470" w14:textId="61189CFC" w:rsidR="00C14D6A" w:rsidRPr="005324CD" w:rsidRDefault="00BC6CCE" w:rsidP="00C14D6A">
      <w:pPr>
        <w:jc w:val="both"/>
        <w:rPr>
          <w:rFonts w:ascii="Gotham Book" w:eastAsia="Gotham" w:hAnsi="Gotham Book" w:cs="Gotham"/>
          <w:b/>
          <w:sz w:val="18"/>
          <w:szCs w:val="18"/>
        </w:rPr>
      </w:pPr>
      <w:r w:rsidRPr="005324CD">
        <w:rPr>
          <w:rFonts w:ascii="Gotham Book" w:eastAsia="Gotham" w:hAnsi="Gotham Book" w:cs="Gotham"/>
          <w:b/>
          <w:sz w:val="18"/>
          <w:szCs w:val="18"/>
        </w:rPr>
        <w:t>10.1.2 PROCESO DE EVALUACIÓN DE LA PROPUESTA</w:t>
      </w:r>
    </w:p>
    <w:p w14:paraId="49054BF5" w14:textId="77777777" w:rsidR="00C14D6A" w:rsidRPr="004C37CE" w:rsidRDefault="00C14D6A" w:rsidP="00C14D6A">
      <w:pPr>
        <w:jc w:val="both"/>
        <w:rPr>
          <w:rFonts w:ascii="Gotham Book" w:eastAsia="Gotham" w:hAnsi="Gotham Book" w:cs="Gotham"/>
          <w:sz w:val="18"/>
          <w:szCs w:val="18"/>
        </w:rPr>
      </w:pPr>
      <w:r w:rsidRPr="003C4A63">
        <w:rPr>
          <w:rFonts w:ascii="Gotham Book" w:eastAsia="Gotham" w:hAnsi="Gotham Book" w:cs="Gotham"/>
          <w:sz w:val="18"/>
          <w:szCs w:val="18"/>
        </w:rPr>
        <w:t>En caso de cancelación o imposibilidad de formalizar el apoyo, el COMECYT podrá asignar el recurso a Propuestas que hayan obtenido calificación aprobatoria y se encuentren en lista de prelación, conforme a la disponibilidad presupuestal.</w:t>
      </w:r>
    </w:p>
    <w:p w14:paraId="6B3FC5CD" w14:textId="77777777" w:rsidR="00C14D6A" w:rsidRPr="004C37CE" w:rsidRDefault="00C14D6A" w:rsidP="00C14D6A">
      <w:pPr>
        <w:jc w:val="both"/>
        <w:rPr>
          <w:rFonts w:ascii="Gotham Book" w:eastAsia="Gotham" w:hAnsi="Gotham Book" w:cs="Gotham"/>
          <w:sz w:val="18"/>
          <w:szCs w:val="18"/>
        </w:rPr>
      </w:pPr>
    </w:p>
    <w:p w14:paraId="08943479"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sz w:val="18"/>
          <w:szCs w:val="18"/>
        </w:rPr>
        <w:t>El proceso de evaluación de la Propuesta constará de dos etapas conforme a lo siguiente:</w:t>
      </w:r>
    </w:p>
    <w:p w14:paraId="38ADC81F" w14:textId="77777777" w:rsidR="00C14D6A" w:rsidRPr="004C37CE" w:rsidRDefault="00C14D6A" w:rsidP="00C14D6A">
      <w:pPr>
        <w:jc w:val="both"/>
        <w:rPr>
          <w:rFonts w:ascii="Gotham Book" w:eastAsia="Gotham" w:hAnsi="Gotham Book" w:cs="Gotham"/>
          <w:sz w:val="18"/>
          <w:szCs w:val="18"/>
        </w:rPr>
      </w:pPr>
    </w:p>
    <w:p w14:paraId="7DE30FA5" w14:textId="77777777" w:rsidR="00C14D6A" w:rsidRPr="004C37CE" w:rsidRDefault="00C14D6A" w:rsidP="00C14D6A">
      <w:pPr>
        <w:jc w:val="both"/>
        <w:rPr>
          <w:rFonts w:ascii="Gotham Book" w:hAnsi="Gotham Book"/>
          <w:b/>
          <w:bCs/>
          <w:sz w:val="18"/>
          <w:szCs w:val="18"/>
        </w:rPr>
      </w:pPr>
      <w:r w:rsidRPr="004C37CE">
        <w:rPr>
          <w:rFonts w:ascii="Gotham Book" w:hAnsi="Gotham Book"/>
          <w:b/>
          <w:bCs/>
          <w:sz w:val="18"/>
          <w:szCs w:val="18"/>
        </w:rPr>
        <w:t xml:space="preserve">10.1.2.1 Primera etapa: Evaluación con Personas Expertas </w:t>
      </w:r>
    </w:p>
    <w:p w14:paraId="0ADC2A9A" w14:textId="77777777" w:rsidR="00C14D6A" w:rsidRPr="004C37CE" w:rsidRDefault="00C14D6A" w:rsidP="00C14D6A">
      <w:pPr>
        <w:jc w:val="both"/>
        <w:rPr>
          <w:rFonts w:ascii="Gotham Book" w:hAnsi="Gotham Book"/>
          <w:sz w:val="18"/>
          <w:szCs w:val="18"/>
        </w:rPr>
      </w:pPr>
      <w:r w:rsidRPr="004C37CE">
        <w:rPr>
          <w:rFonts w:ascii="Gotham Book" w:hAnsi="Gotham Book"/>
          <w:sz w:val="18"/>
          <w:szCs w:val="18"/>
        </w:rPr>
        <w:t xml:space="preserve">La Propuesta será enviada vía correo electrónico a al menos 1 (una) persona evaluadora experta, pertenecientes a los sectores productivo, académico o gubernamental, quienes evaluarán la viabilidad técnica y </w:t>
      </w:r>
      <w:r>
        <w:rPr>
          <w:rFonts w:ascii="Gotham Book" w:hAnsi="Gotham Book"/>
          <w:sz w:val="18"/>
          <w:szCs w:val="18"/>
        </w:rPr>
        <w:t xml:space="preserve">la viabilidad </w:t>
      </w:r>
      <w:r w:rsidRPr="004C37CE">
        <w:rPr>
          <w:rFonts w:ascii="Gotham Book" w:hAnsi="Gotham Book"/>
          <w:sz w:val="18"/>
          <w:szCs w:val="18"/>
        </w:rPr>
        <w:t xml:space="preserve">financiera de acuerdo con los criterios de evaluación. En caso de enviarse a más de una persona (máximo 2), se promediarán las calificaciones obtenidas. En cualquier caso, deberá obtener una puntuación igual o mayor a 80 puntos para pasar a la siguiente etapa. </w:t>
      </w:r>
    </w:p>
    <w:p w14:paraId="3B5AFA96" w14:textId="77777777" w:rsidR="00C14D6A" w:rsidRPr="004C37CE" w:rsidRDefault="00C14D6A" w:rsidP="00C14D6A">
      <w:pPr>
        <w:jc w:val="both"/>
        <w:rPr>
          <w:rFonts w:ascii="Gotham Book" w:hAnsi="Gotham Book"/>
          <w:bCs/>
          <w:sz w:val="18"/>
          <w:szCs w:val="18"/>
        </w:rPr>
      </w:pPr>
    </w:p>
    <w:p w14:paraId="2C4C1F84" w14:textId="77777777" w:rsidR="00C14D6A" w:rsidRPr="004C37CE" w:rsidRDefault="00C14D6A" w:rsidP="00C14D6A">
      <w:pPr>
        <w:jc w:val="both"/>
        <w:rPr>
          <w:rFonts w:ascii="Gotham Book" w:hAnsi="Gotham Book"/>
          <w:b/>
          <w:bCs/>
          <w:sz w:val="18"/>
          <w:szCs w:val="18"/>
        </w:rPr>
      </w:pPr>
      <w:r w:rsidRPr="004C37CE">
        <w:rPr>
          <w:rFonts w:ascii="Gotham Book" w:hAnsi="Gotham Book"/>
          <w:b/>
          <w:bCs/>
          <w:sz w:val="18"/>
          <w:szCs w:val="18"/>
        </w:rPr>
        <w:t xml:space="preserve">10.1.2.2 Criterios de Evaluación </w:t>
      </w:r>
    </w:p>
    <w:p w14:paraId="7F61C851" w14:textId="77777777" w:rsidR="00C14D6A" w:rsidRPr="004C37CE" w:rsidRDefault="00C14D6A" w:rsidP="00C14D6A">
      <w:pPr>
        <w:jc w:val="both"/>
        <w:rPr>
          <w:rFonts w:ascii="Gotham Book" w:hAnsi="Gotham Book"/>
          <w:bCs/>
          <w:sz w:val="18"/>
          <w:szCs w:val="18"/>
        </w:rPr>
      </w:pPr>
      <w:r w:rsidRPr="004C37CE">
        <w:rPr>
          <w:rFonts w:ascii="Gotham Book" w:hAnsi="Gotham Book"/>
          <w:bCs/>
          <w:sz w:val="18"/>
          <w:szCs w:val="18"/>
        </w:rPr>
        <w:lastRenderedPageBreak/>
        <w:t xml:space="preserve">Las personas evaluadoras expertas, realizarán la evaluación en un plazo mínimo de 10 (diez) días hábiles, considerando los siguientes criterios: </w:t>
      </w:r>
    </w:p>
    <w:p w14:paraId="654EC28F" w14:textId="77777777" w:rsidR="00C14D6A" w:rsidRPr="004C37CE" w:rsidRDefault="00C14D6A" w:rsidP="00C14D6A">
      <w:pPr>
        <w:jc w:val="both"/>
        <w:rPr>
          <w:rFonts w:ascii="Gotham Book" w:hAnsi="Gotham Book"/>
          <w:bCs/>
          <w:sz w:val="18"/>
          <w:szCs w:val="18"/>
        </w:rPr>
      </w:pPr>
    </w:p>
    <w:p w14:paraId="198AE0F6" w14:textId="77777777" w:rsidR="00C14D6A" w:rsidRPr="004C37CE" w:rsidRDefault="00C14D6A" w:rsidP="00D05CF5">
      <w:pPr>
        <w:pStyle w:val="Prrafodelista"/>
        <w:widowControl w:val="0"/>
        <w:numPr>
          <w:ilvl w:val="0"/>
          <w:numId w:val="31"/>
        </w:numPr>
        <w:autoSpaceDE w:val="0"/>
        <w:autoSpaceDN w:val="0"/>
        <w:contextualSpacing w:val="0"/>
        <w:jc w:val="both"/>
        <w:rPr>
          <w:rFonts w:ascii="Gotham Book" w:hAnsi="Gotham Book"/>
          <w:bCs/>
          <w:sz w:val="18"/>
          <w:szCs w:val="18"/>
        </w:rPr>
      </w:pPr>
      <w:r w:rsidRPr="004C37CE">
        <w:rPr>
          <w:rFonts w:ascii="Gotham Book" w:hAnsi="Gotham Book"/>
          <w:bCs/>
          <w:sz w:val="18"/>
          <w:szCs w:val="18"/>
        </w:rPr>
        <w:t>Identificación de la necesidad del problema. (Puntaje máximo 10 puntos)</w:t>
      </w:r>
    </w:p>
    <w:p w14:paraId="7FE4FE40" w14:textId="77777777" w:rsidR="00C14D6A" w:rsidRPr="004C37CE" w:rsidRDefault="00C14D6A" w:rsidP="00D05CF5">
      <w:pPr>
        <w:pStyle w:val="Prrafodelista"/>
        <w:widowControl w:val="0"/>
        <w:numPr>
          <w:ilvl w:val="0"/>
          <w:numId w:val="31"/>
        </w:numPr>
        <w:autoSpaceDE w:val="0"/>
        <w:autoSpaceDN w:val="0"/>
        <w:contextualSpacing w:val="0"/>
        <w:jc w:val="both"/>
        <w:rPr>
          <w:rFonts w:ascii="Gotham Book" w:hAnsi="Gotham Book"/>
          <w:bCs/>
          <w:sz w:val="18"/>
          <w:szCs w:val="18"/>
        </w:rPr>
      </w:pPr>
      <w:r w:rsidRPr="004C37CE">
        <w:rPr>
          <w:rFonts w:ascii="Gotham Book" w:hAnsi="Gotham Book"/>
          <w:bCs/>
          <w:sz w:val="18"/>
          <w:szCs w:val="18"/>
        </w:rPr>
        <w:t>Objetivos y Justificación. (Puntaje máximo 10 puntos)</w:t>
      </w:r>
    </w:p>
    <w:p w14:paraId="0EFAE8FF" w14:textId="77777777" w:rsidR="00C14D6A" w:rsidRPr="004C37CE" w:rsidRDefault="00C14D6A" w:rsidP="00D05CF5">
      <w:pPr>
        <w:pStyle w:val="Prrafodelista"/>
        <w:widowControl w:val="0"/>
        <w:numPr>
          <w:ilvl w:val="0"/>
          <w:numId w:val="31"/>
        </w:numPr>
        <w:autoSpaceDE w:val="0"/>
        <w:autoSpaceDN w:val="0"/>
        <w:contextualSpacing w:val="0"/>
        <w:jc w:val="both"/>
        <w:rPr>
          <w:rFonts w:ascii="Gotham Book" w:hAnsi="Gotham Book"/>
          <w:bCs/>
          <w:sz w:val="18"/>
          <w:szCs w:val="18"/>
        </w:rPr>
      </w:pPr>
      <w:r w:rsidRPr="004C37CE">
        <w:rPr>
          <w:rFonts w:ascii="Gotham Book" w:hAnsi="Gotham Book"/>
          <w:bCs/>
          <w:sz w:val="18"/>
          <w:szCs w:val="18"/>
        </w:rPr>
        <w:t>Desarrollo tecnológico y/o innovación. (Puntaje máximo 10 puntos)</w:t>
      </w:r>
    </w:p>
    <w:p w14:paraId="4AC928F9" w14:textId="77777777" w:rsidR="00C14D6A" w:rsidRPr="004C37CE" w:rsidRDefault="00C14D6A" w:rsidP="00D05CF5">
      <w:pPr>
        <w:pStyle w:val="Prrafodelista"/>
        <w:widowControl w:val="0"/>
        <w:numPr>
          <w:ilvl w:val="0"/>
          <w:numId w:val="31"/>
        </w:numPr>
        <w:autoSpaceDE w:val="0"/>
        <w:autoSpaceDN w:val="0"/>
        <w:contextualSpacing w:val="0"/>
        <w:jc w:val="both"/>
        <w:rPr>
          <w:rFonts w:ascii="Gotham Book" w:hAnsi="Gotham Book"/>
          <w:bCs/>
          <w:sz w:val="18"/>
          <w:szCs w:val="18"/>
        </w:rPr>
      </w:pPr>
      <w:r w:rsidRPr="004C37CE">
        <w:rPr>
          <w:rFonts w:ascii="Gotham Book" w:hAnsi="Gotham Book"/>
          <w:bCs/>
          <w:sz w:val="18"/>
          <w:szCs w:val="18"/>
        </w:rPr>
        <w:t>Análisis de viabilidad técnica. (Puntaje máximo 10 puntos)</w:t>
      </w:r>
    </w:p>
    <w:p w14:paraId="2235A3FD" w14:textId="77777777" w:rsidR="00C14D6A" w:rsidRPr="004C37CE" w:rsidRDefault="00C14D6A" w:rsidP="00D05CF5">
      <w:pPr>
        <w:pStyle w:val="Prrafodelista"/>
        <w:widowControl w:val="0"/>
        <w:numPr>
          <w:ilvl w:val="0"/>
          <w:numId w:val="31"/>
        </w:numPr>
        <w:autoSpaceDE w:val="0"/>
        <w:autoSpaceDN w:val="0"/>
        <w:contextualSpacing w:val="0"/>
        <w:jc w:val="both"/>
        <w:rPr>
          <w:rFonts w:ascii="Gotham Book" w:hAnsi="Gotham Book"/>
          <w:bCs/>
          <w:sz w:val="18"/>
          <w:szCs w:val="18"/>
        </w:rPr>
      </w:pPr>
      <w:r w:rsidRPr="004C37CE">
        <w:rPr>
          <w:rFonts w:ascii="Gotham Book" w:hAnsi="Gotham Book"/>
          <w:bCs/>
          <w:sz w:val="18"/>
          <w:szCs w:val="18"/>
        </w:rPr>
        <w:t>Metodología y recursos. (Puntaje máximo 10 puntos)</w:t>
      </w:r>
    </w:p>
    <w:p w14:paraId="7EE0D7FB" w14:textId="74734CDC" w:rsidR="00C14D6A" w:rsidRPr="004C37CE" w:rsidRDefault="00006298" w:rsidP="00D05CF5">
      <w:pPr>
        <w:pStyle w:val="Prrafodelista"/>
        <w:widowControl w:val="0"/>
        <w:numPr>
          <w:ilvl w:val="0"/>
          <w:numId w:val="31"/>
        </w:numPr>
        <w:autoSpaceDE w:val="0"/>
        <w:autoSpaceDN w:val="0"/>
        <w:contextualSpacing w:val="0"/>
        <w:jc w:val="both"/>
        <w:rPr>
          <w:rFonts w:ascii="Gotham Book" w:hAnsi="Gotham Book"/>
          <w:bCs/>
          <w:sz w:val="18"/>
          <w:szCs w:val="18"/>
        </w:rPr>
      </w:pPr>
      <w:r>
        <w:rPr>
          <w:rFonts w:ascii="Gotham Book" w:hAnsi="Gotham Book"/>
          <w:bCs/>
          <w:sz w:val="18"/>
          <w:szCs w:val="18"/>
        </w:rPr>
        <w:t>Vinculación</w:t>
      </w:r>
      <w:r w:rsidR="00C14D6A" w:rsidRPr="004C37CE">
        <w:rPr>
          <w:rFonts w:ascii="Gotham Book" w:hAnsi="Gotham Book"/>
          <w:bCs/>
          <w:sz w:val="18"/>
          <w:szCs w:val="18"/>
        </w:rPr>
        <w:t xml:space="preserve"> (Puntaje máximo 10 puntos)</w:t>
      </w:r>
    </w:p>
    <w:p w14:paraId="12CAA56F" w14:textId="77777777" w:rsidR="00C14D6A" w:rsidRPr="004C37CE" w:rsidRDefault="00C14D6A" w:rsidP="00D05CF5">
      <w:pPr>
        <w:pStyle w:val="Prrafodelista"/>
        <w:widowControl w:val="0"/>
        <w:numPr>
          <w:ilvl w:val="0"/>
          <w:numId w:val="31"/>
        </w:numPr>
        <w:autoSpaceDE w:val="0"/>
        <w:autoSpaceDN w:val="0"/>
        <w:contextualSpacing w:val="0"/>
        <w:jc w:val="both"/>
        <w:rPr>
          <w:rFonts w:ascii="Gotham Book" w:hAnsi="Gotham Book"/>
          <w:bCs/>
          <w:sz w:val="18"/>
          <w:szCs w:val="18"/>
        </w:rPr>
      </w:pPr>
      <w:r w:rsidRPr="004C37CE">
        <w:rPr>
          <w:rFonts w:ascii="Gotham Book" w:hAnsi="Gotham Book"/>
          <w:bCs/>
          <w:sz w:val="18"/>
          <w:szCs w:val="18"/>
        </w:rPr>
        <w:t>Plan de trabajo y presupuesto. (Puntaje máximo 10 puntos)</w:t>
      </w:r>
    </w:p>
    <w:p w14:paraId="03394083" w14:textId="77777777" w:rsidR="00C14D6A" w:rsidRPr="004C37CE" w:rsidRDefault="00C14D6A" w:rsidP="00D05CF5">
      <w:pPr>
        <w:pStyle w:val="Prrafodelista"/>
        <w:widowControl w:val="0"/>
        <w:numPr>
          <w:ilvl w:val="0"/>
          <w:numId w:val="31"/>
        </w:numPr>
        <w:autoSpaceDE w:val="0"/>
        <w:autoSpaceDN w:val="0"/>
        <w:contextualSpacing w:val="0"/>
        <w:jc w:val="both"/>
        <w:rPr>
          <w:rFonts w:ascii="Gotham Book" w:hAnsi="Gotham Book"/>
          <w:bCs/>
          <w:sz w:val="18"/>
          <w:szCs w:val="18"/>
        </w:rPr>
      </w:pPr>
      <w:r w:rsidRPr="004C37CE">
        <w:rPr>
          <w:rFonts w:ascii="Gotham Book" w:hAnsi="Gotham Book"/>
          <w:bCs/>
          <w:sz w:val="18"/>
          <w:szCs w:val="18"/>
        </w:rPr>
        <w:t>Gestión de riesgos. (Puntaje máximo 10 puntos)</w:t>
      </w:r>
    </w:p>
    <w:p w14:paraId="466C8302" w14:textId="77777777" w:rsidR="00C14D6A" w:rsidRPr="004C37CE" w:rsidRDefault="00C14D6A" w:rsidP="00D05CF5">
      <w:pPr>
        <w:pStyle w:val="Prrafodelista"/>
        <w:widowControl w:val="0"/>
        <w:numPr>
          <w:ilvl w:val="0"/>
          <w:numId w:val="31"/>
        </w:numPr>
        <w:autoSpaceDE w:val="0"/>
        <w:autoSpaceDN w:val="0"/>
        <w:contextualSpacing w:val="0"/>
        <w:jc w:val="both"/>
        <w:rPr>
          <w:rFonts w:ascii="Gotham Book" w:hAnsi="Gotham Book"/>
          <w:bCs/>
          <w:sz w:val="18"/>
          <w:szCs w:val="18"/>
        </w:rPr>
      </w:pPr>
      <w:r w:rsidRPr="004C37CE">
        <w:rPr>
          <w:rFonts w:ascii="Gotham Book" w:hAnsi="Gotham Book"/>
          <w:bCs/>
          <w:sz w:val="18"/>
          <w:szCs w:val="18"/>
        </w:rPr>
        <w:t>Estrategia de propiedad intelectual. (Puntaje máximo 10 puntos)</w:t>
      </w:r>
    </w:p>
    <w:p w14:paraId="4BEABE04" w14:textId="77777777" w:rsidR="00C14D6A" w:rsidRDefault="00C14D6A" w:rsidP="00D05CF5">
      <w:pPr>
        <w:pStyle w:val="Prrafodelista"/>
        <w:widowControl w:val="0"/>
        <w:numPr>
          <w:ilvl w:val="0"/>
          <w:numId w:val="31"/>
        </w:numPr>
        <w:autoSpaceDE w:val="0"/>
        <w:autoSpaceDN w:val="0"/>
        <w:contextualSpacing w:val="0"/>
        <w:jc w:val="both"/>
        <w:rPr>
          <w:rFonts w:ascii="Gotham Book" w:hAnsi="Gotham Book"/>
          <w:bCs/>
          <w:sz w:val="18"/>
          <w:szCs w:val="18"/>
        </w:rPr>
      </w:pPr>
      <w:r w:rsidRPr="004C37CE">
        <w:rPr>
          <w:rFonts w:ascii="Gotham Book" w:hAnsi="Gotham Book"/>
          <w:bCs/>
          <w:sz w:val="18"/>
          <w:szCs w:val="18"/>
        </w:rPr>
        <w:t>El proyecto resuelve alguna problemática o necesidad en el Estado de México. (Puntaje máximo 10 puntos)</w:t>
      </w:r>
    </w:p>
    <w:p w14:paraId="07888B94" w14:textId="77777777" w:rsidR="00C14D6A" w:rsidRPr="004C37CE" w:rsidRDefault="00C14D6A" w:rsidP="00D05CF5">
      <w:pPr>
        <w:pStyle w:val="Prrafodelista"/>
        <w:widowControl w:val="0"/>
        <w:numPr>
          <w:ilvl w:val="0"/>
          <w:numId w:val="31"/>
        </w:numPr>
        <w:autoSpaceDE w:val="0"/>
        <w:autoSpaceDN w:val="0"/>
        <w:contextualSpacing w:val="0"/>
        <w:jc w:val="both"/>
        <w:rPr>
          <w:rFonts w:ascii="Gotham Book" w:hAnsi="Gotham Book"/>
          <w:bCs/>
          <w:sz w:val="18"/>
          <w:szCs w:val="18"/>
        </w:rPr>
      </w:pPr>
      <w:r>
        <w:rPr>
          <w:rFonts w:ascii="Gotham Book" w:hAnsi="Gotham Book"/>
          <w:bCs/>
          <w:sz w:val="18"/>
          <w:szCs w:val="18"/>
        </w:rPr>
        <w:t>Viabilidad financiera (</w:t>
      </w:r>
      <w:r w:rsidRPr="004C37CE">
        <w:rPr>
          <w:rFonts w:ascii="Gotham Book" w:hAnsi="Gotham Book"/>
          <w:bCs/>
          <w:sz w:val="18"/>
          <w:szCs w:val="18"/>
        </w:rPr>
        <w:t>Puntaje máximo 10 puntos</w:t>
      </w:r>
      <w:r>
        <w:rPr>
          <w:rFonts w:ascii="Gotham Book" w:hAnsi="Gotham Book"/>
          <w:bCs/>
          <w:sz w:val="18"/>
          <w:szCs w:val="18"/>
        </w:rPr>
        <w:t>)</w:t>
      </w:r>
    </w:p>
    <w:p w14:paraId="1C5F645D" w14:textId="77777777" w:rsidR="00C14D6A" w:rsidRPr="004C37CE" w:rsidRDefault="00C14D6A" w:rsidP="00C14D6A">
      <w:pPr>
        <w:jc w:val="both"/>
        <w:rPr>
          <w:rFonts w:ascii="Gotham Book" w:hAnsi="Gotham Book"/>
          <w:bCs/>
          <w:sz w:val="18"/>
          <w:szCs w:val="18"/>
        </w:rPr>
      </w:pPr>
    </w:p>
    <w:p w14:paraId="129A1516" w14:textId="77777777" w:rsidR="00C14D6A" w:rsidRPr="004C37CE" w:rsidRDefault="00C14D6A" w:rsidP="00C14D6A">
      <w:pPr>
        <w:jc w:val="both"/>
        <w:rPr>
          <w:rFonts w:ascii="Gotham Book" w:hAnsi="Gotham Book"/>
          <w:sz w:val="18"/>
          <w:szCs w:val="18"/>
        </w:rPr>
      </w:pPr>
      <w:r w:rsidRPr="004C37CE">
        <w:rPr>
          <w:rFonts w:ascii="Gotham Book" w:hAnsi="Gotham Book"/>
          <w:sz w:val="18"/>
          <w:szCs w:val="18"/>
        </w:rPr>
        <w:t xml:space="preserve">Las propuestas que obtengan una calificación mínima de 80 (ochenta) puntos, pasarán a la segunda etapa de evaluación. Las personas evaluadoras expertas enviarán vía correo electrónico los resultados de la primera etapa de evaluación, a través de la persona responsable operativa del programa a la persona Titular de la Dirección de Desarrollo Tecnológico y Vinculación, quien informará los resultados correspondientes a la Persona Solicitante mediante oficio enviado, vía correo electrónico, en un periodo máximo de 5 (cinco) días hábiles posteriores a la conclusión de la presente etapa. </w:t>
      </w:r>
    </w:p>
    <w:p w14:paraId="3C27A38A" w14:textId="77777777" w:rsidR="00C14D6A" w:rsidRPr="004C37CE" w:rsidRDefault="00C14D6A" w:rsidP="00C14D6A">
      <w:pPr>
        <w:jc w:val="both"/>
        <w:rPr>
          <w:rFonts w:ascii="Gotham Book" w:hAnsi="Gotham Book"/>
          <w:bCs/>
          <w:sz w:val="18"/>
          <w:szCs w:val="18"/>
        </w:rPr>
      </w:pPr>
    </w:p>
    <w:p w14:paraId="57B9C7F6" w14:textId="77777777" w:rsidR="00C14D6A" w:rsidRPr="004C37CE" w:rsidRDefault="00C14D6A" w:rsidP="00C14D6A">
      <w:pPr>
        <w:jc w:val="both"/>
        <w:rPr>
          <w:rFonts w:ascii="Gotham Book" w:hAnsi="Gotham Book"/>
          <w:bCs/>
          <w:sz w:val="18"/>
          <w:szCs w:val="18"/>
        </w:rPr>
      </w:pPr>
      <w:r w:rsidRPr="004C37CE">
        <w:rPr>
          <w:rFonts w:ascii="Gotham Book" w:hAnsi="Gotham Book"/>
          <w:bCs/>
          <w:sz w:val="18"/>
          <w:szCs w:val="18"/>
        </w:rPr>
        <w:t xml:space="preserve">Los resultados generados por las personas evaluadoras expertas serán inapelables y no serán sujetos de impugnación alguna por parte de la Persona Solicitante. </w:t>
      </w:r>
    </w:p>
    <w:p w14:paraId="0D39189D" w14:textId="77777777" w:rsidR="00C14D6A" w:rsidRPr="004C37CE" w:rsidRDefault="00C14D6A" w:rsidP="00C14D6A">
      <w:pPr>
        <w:jc w:val="both"/>
        <w:rPr>
          <w:rFonts w:ascii="Gotham Book" w:hAnsi="Gotham Book"/>
          <w:bCs/>
          <w:sz w:val="18"/>
          <w:szCs w:val="18"/>
        </w:rPr>
      </w:pPr>
    </w:p>
    <w:p w14:paraId="6271F641" w14:textId="77777777" w:rsidR="00C14D6A" w:rsidRPr="004C37CE" w:rsidRDefault="00C14D6A" w:rsidP="00C14D6A">
      <w:pPr>
        <w:jc w:val="both"/>
        <w:rPr>
          <w:rFonts w:ascii="Gotham Book" w:hAnsi="Gotham Book"/>
          <w:b/>
          <w:bCs/>
          <w:sz w:val="18"/>
          <w:szCs w:val="18"/>
        </w:rPr>
      </w:pPr>
      <w:r w:rsidRPr="004C37CE">
        <w:rPr>
          <w:rFonts w:ascii="Gotham Book" w:hAnsi="Gotham Book"/>
          <w:b/>
          <w:bCs/>
          <w:sz w:val="18"/>
          <w:szCs w:val="18"/>
        </w:rPr>
        <w:t>10.1.2.3 Funciones y atribuciones de las Personas Evaluadoras Expertas</w:t>
      </w:r>
    </w:p>
    <w:p w14:paraId="490116CC" w14:textId="77777777" w:rsidR="00C14D6A" w:rsidRPr="004C37CE" w:rsidRDefault="00C14D6A" w:rsidP="00C14D6A">
      <w:pPr>
        <w:jc w:val="both"/>
        <w:rPr>
          <w:rFonts w:ascii="Gotham Book" w:hAnsi="Gotham Book"/>
          <w:bCs/>
          <w:sz w:val="18"/>
          <w:szCs w:val="18"/>
        </w:rPr>
      </w:pPr>
    </w:p>
    <w:p w14:paraId="49D45B43" w14:textId="77777777" w:rsidR="00C14D6A" w:rsidRPr="004C37CE" w:rsidRDefault="00C14D6A" w:rsidP="00D05CF5">
      <w:pPr>
        <w:pStyle w:val="Prrafodelista"/>
        <w:widowControl w:val="0"/>
        <w:numPr>
          <w:ilvl w:val="0"/>
          <w:numId w:val="32"/>
        </w:numPr>
        <w:autoSpaceDE w:val="0"/>
        <w:autoSpaceDN w:val="0"/>
        <w:contextualSpacing w:val="0"/>
        <w:jc w:val="both"/>
        <w:rPr>
          <w:rFonts w:ascii="Gotham Book" w:hAnsi="Gotham Book"/>
          <w:bCs/>
          <w:sz w:val="18"/>
          <w:szCs w:val="18"/>
        </w:rPr>
      </w:pPr>
      <w:r w:rsidRPr="004C37CE">
        <w:rPr>
          <w:rFonts w:ascii="Gotham Book" w:hAnsi="Gotham Book"/>
          <w:bCs/>
          <w:sz w:val="18"/>
          <w:szCs w:val="18"/>
        </w:rPr>
        <w:t xml:space="preserve">Aplicar los criterios de evaluación correspondientes a esta etapa. </w:t>
      </w:r>
    </w:p>
    <w:p w14:paraId="72BDFA4B" w14:textId="77777777" w:rsidR="00C14D6A" w:rsidRPr="004C37CE" w:rsidRDefault="00C14D6A" w:rsidP="00D05CF5">
      <w:pPr>
        <w:pStyle w:val="Prrafodelista"/>
        <w:widowControl w:val="0"/>
        <w:numPr>
          <w:ilvl w:val="0"/>
          <w:numId w:val="32"/>
        </w:numPr>
        <w:autoSpaceDE w:val="0"/>
        <w:autoSpaceDN w:val="0"/>
        <w:contextualSpacing w:val="0"/>
        <w:jc w:val="both"/>
        <w:rPr>
          <w:rFonts w:ascii="Gotham Book" w:hAnsi="Gotham Book"/>
          <w:bCs/>
          <w:sz w:val="18"/>
          <w:szCs w:val="18"/>
        </w:rPr>
      </w:pPr>
      <w:r w:rsidRPr="004C37CE">
        <w:rPr>
          <w:rFonts w:ascii="Gotham Book" w:hAnsi="Gotham Book"/>
          <w:bCs/>
          <w:sz w:val="18"/>
          <w:szCs w:val="18"/>
        </w:rPr>
        <w:t xml:space="preserve">Conducirse con imparcialidad y transparencia en el proceso de evaluación. </w:t>
      </w:r>
    </w:p>
    <w:p w14:paraId="7D381118" w14:textId="77777777" w:rsidR="00C14D6A" w:rsidRPr="004C37CE" w:rsidRDefault="00C14D6A" w:rsidP="00D05CF5">
      <w:pPr>
        <w:pStyle w:val="Prrafodelista"/>
        <w:widowControl w:val="0"/>
        <w:numPr>
          <w:ilvl w:val="0"/>
          <w:numId w:val="32"/>
        </w:numPr>
        <w:autoSpaceDE w:val="0"/>
        <w:autoSpaceDN w:val="0"/>
        <w:contextualSpacing w:val="0"/>
        <w:jc w:val="both"/>
        <w:rPr>
          <w:rFonts w:ascii="Gotham Book" w:hAnsi="Gotham Book"/>
          <w:bCs/>
          <w:sz w:val="18"/>
          <w:szCs w:val="18"/>
        </w:rPr>
      </w:pPr>
      <w:r w:rsidRPr="004C37CE">
        <w:rPr>
          <w:rFonts w:ascii="Gotham Book" w:hAnsi="Gotham Book"/>
          <w:bCs/>
          <w:sz w:val="18"/>
          <w:szCs w:val="18"/>
        </w:rPr>
        <w:t xml:space="preserve">Realizar observaciones o recomendaciones sobre cada propuesta para fortalecer las áreas de oportunidad, así como los ajustes al presupuesto o plan de trabajo. </w:t>
      </w:r>
    </w:p>
    <w:p w14:paraId="6AF4BDAD" w14:textId="77777777" w:rsidR="00C14D6A" w:rsidRPr="004C37CE" w:rsidRDefault="00C14D6A" w:rsidP="00D05CF5">
      <w:pPr>
        <w:pStyle w:val="Prrafodelista"/>
        <w:widowControl w:val="0"/>
        <w:numPr>
          <w:ilvl w:val="0"/>
          <w:numId w:val="32"/>
        </w:numPr>
        <w:autoSpaceDE w:val="0"/>
        <w:autoSpaceDN w:val="0"/>
        <w:contextualSpacing w:val="0"/>
        <w:jc w:val="both"/>
        <w:rPr>
          <w:rFonts w:ascii="Gotham Book" w:eastAsiaTheme="minorEastAsia" w:hAnsi="Gotham Book"/>
          <w:sz w:val="18"/>
          <w:szCs w:val="18"/>
        </w:rPr>
      </w:pPr>
      <w:r w:rsidRPr="004C37CE">
        <w:rPr>
          <w:rFonts w:ascii="Gotham Book" w:eastAsiaTheme="minorEastAsia" w:hAnsi="Gotham Book"/>
          <w:sz w:val="18"/>
          <w:szCs w:val="18"/>
        </w:rPr>
        <w:t xml:space="preserve">Firmar carta de confidencialidad y formato de evaluación </w:t>
      </w:r>
    </w:p>
    <w:p w14:paraId="4A1D8EB5" w14:textId="77777777" w:rsidR="00C14D6A" w:rsidRPr="004C37CE" w:rsidRDefault="00C14D6A" w:rsidP="00D05CF5">
      <w:pPr>
        <w:pStyle w:val="Prrafodelista"/>
        <w:widowControl w:val="0"/>
        <w:numPr>
          <w:ilvl w:val="0"/>
          <w:numId w:val="32"/>
        </w:numPr>
        <w:autoSpaceDE w:val="0"/>
        <w:autoSpaceDN w:val="0"/>
        <w:contextualSpacing w:val="0"/>
        <w:jc w:val="both"/>
        <w:rPr>
          <w:rFonts w:ascii="Gotham Book" w:eastAsiaTheme="minorEastAsia" w:hAnsi="Gotham Book"/>
          <w:sz w:val="18"/>
          <w:szCs w:val="18"/>
        </w:rPr>
      </w:pPr>
      <w:r w:rsidRPr="004C37CE">
        <w:rPr>
          <w:rFonts w:ascii="Gotham Book" w:hAnsi="Gotham Book"/>
          <w:bCs/>
          <w:sz w:val="18"/>
          <w:szCs w:val="18"/>
        </w:rPr>
        <w:t xml:space="preserve">En caso de que la persona evaluadora experta colabore con la Persona Solicitante en el desarrollo de un proyecto, deberá notificarlo a la persona titular de la Dirección de Desarrollo Tecnológico y Vinculación, en un plazo no mayor a 2 (dos) días hábiles posteriores a la recepción de la invitación, a fin de realizar lo conducente y designar a otra persona experta.  </w:t>
      </w:r>
    </w:p>
    <w:p w14:paraId="6AF88F24" w14:textId="77777777" w:rsidR="00C14D6A" w:rsidRPr="004C37CE" w:rsidRDefault="00C14D6A" w:rsidP="00C14D6A">
      <w:pPr>
        <w:jc w:val="both"/>
        <w:rPr>
          <w:rFonts w:ascii="Gotham Book" w:hAnsi="Gotham Book"/>
          <w:bCs/>
          <w:sz w:val="18"/>
          <w:szCs w:val="18"/>
        </w:rPr>
      </w:pPr>
      <w:r w:rsidRPr="004C37CE">
        <w:rPr>
          <w:rFonts w:ascii="Gotham Book" w:hAnsi="Gotham Book"/>
          <w:bCs/>
          <w:sz w:val="18"/>
          <w:szCs w:val="18"/>
        </w:rPr>
        <w:t>En caso de aclaración, la Dirección de Desarrollo Tecnológico y Vinculación podrá solicitar a la Persona Solicitante información adicional, conforme a lo establecido en las presentes Reglas.</w:t>
      </w:r>
    </w:p>
    <w:p w14:paraId="5C984CAA" w14:textId="77777777" w:rsidR="00C14D6A" w:rsidRPr="004C37CE" w:rsidRDefault="00C14D6A" w:rsidP="00C14D6A">
      <w:pPr>
        <w:jc w:val="both"/>
        <w:rPr>
          <w:rFonts w:ascii="Gotham Book" w:eastAsia="Gotham" w:hAnsi="Gotham Book" w:cs="Gotham"/>
          <w:bCs/>
          <w:sz w:val="18"/>
          <w:szCs w:val="18"/>
        </w:rPr>
      </w:pPr>
    </w:p>
    <w:p w14:paraId="59C207DF" w14:textId="05B4348F" w:rsidR="00C14D6A" w:rsidRPr="004C37CE" w:rsidRDefault="00BC6CCE" w:rsidP="00C14D6A">
      <w:pPr>
        <w:jc w:val="both"/>
        <w:rPr>
          <w:rFonts w:ascii="Gotham Book" w:hAnsi="Gotham Book"/>
          <w:b/>
          <w:bCs/>
          <w:sz w:val="18"/>
          <w:szCs w:val="18"/>
          <w:highlight w:val="yellow"/>
        </w:rPr>
      </w:pPr>
      <w:r>
        <w:rPr>
          <w:rFonts w:ascii="Gotham Book" w:hAnsi="Gotham Book"/>
          <w:b/>
          <w:bCs/>
          <w:sz w:val="18"/>
          <w:szCs w:val="18"/>
        </w:rPr>
        <w:t>10.1.2.4</w:t>
      </w:r>
      <w:r w:rsidR="00C14D6A" w:rsidRPr="004C37CE">
        <w:rPr>
          <w:rFonts w:ascii="Gotham Book" w:hAnsi="Gotham Book"/>
          <w:b/>
          <w:bCs/>
          <w:sz w:val="18"/>
          <w:szCs w:val="18"/>
        </w:rPr>
        <w:t xml:space="preserve"> Segunda Etapa: Comisión Evaluadora </w:t>
      </w:r>
    </w:p>
    <w:p w14:paraId="03B4E85B" w14:textId="466FFA1A" w:rsidR="00C14D6A" w:rsidRPr="00CB0E0B" w:rsidRDefault="00C14D6A" w:rsidP="00C14D6A">
      <w:pPr>
        <w:jc w:val="both"/>
        <w:rPr>
          <w:rFonts w:ascii="Gotham Book" w:eastAsia="Arial" w:hAnsi="Gotham Book" w:cs="Arial"/>
          <w:bCs/>
          <w:sz w:val="18"/>
          <w:szCs w:val="18"/>
          <w:lang w:val="es-ES" w:eastAsia="es-ES" w:bidi="es-ES"/>
        </w:rPr>
      </w:pPr>
      <w:bookmarkStart w:id="5" w:name="_Hlk210830870"/>
      <w:r w:rsidRPr="001B007B">
        <w:rPr>
          <w:rFonts w:ascii="Gotham Book" w:eastAsia="Arial" w:hAnsi="Gotham Book" w:cs="Arial"/>
          <w:bCs/>
          <w:sz w:val="18"/>
          <w:szCs w:val="18"/>
          <w:lang w:val="es-ES" w:eastAsia="es-ES" w:bidi="es-ES"/>
        </w:rPr>
        <w:t xml:space="preserve">Las propuestas que obtengan resultados favorables en la primera </w:t>
      </w:r>
      <w:r w:rsidR="00057B76" w:rsidRPr="001B007B">
        <w:rPr>
          <w:rFonts w:ascii="Gotham Book" w:eastAsia="Arial" w:hAnsi="Gotham Book" w:cs="Arial"/>
          <w:bCs/>
          <w:sz w:val="18"/>
          <w:szCs w:val="18"/>
          <w:lang w:val="es-ES" w:eastAsia="es-ES" w:bidi="es-ES"/>
        </w:rPr>
        <w:t>etapa</w:t>
      </w:r>
      <w:r w:rsidRPr="001B007B">
        <w:rPr>
          <w:rFonts w:ascii="Gotham Book" w:eastAsia="Arial" w:hAnsi="Gotham Book" w:cs="Arial"/>
          <w:bCs/>
          <w:sz w:val="18"/>
          <w:szCs w:val="18"/>
          <w:lang w:val="es-ES" w:eastAsia="es-ES" w:bidi="es-ES"/>
        </w:rPr>
        <w:t xml:space="preserve"> deberán presentar</w:t>
      </w:r>
      <w:r w:rsidR="00C9225F">
        <w:rPr>
          <w:rFonts w:ascii="Gotham Book" w:eastAsia="Arial" w:hAnsi="Gotham Book" w:cs="Arial"/>
          <w:bCs/>
          <w:sz w:val="18"/>
          <w:szCs w:val="18"/>
          <w:lang w:val="es-ES" w:eastAsia="es-ES" w:bidi="es-ES"/>
        </w:rPr>
        <w:t xml:space="preserve"> s</w:t>
      </w:r>
      <w:r w:rsidR="00E946C5">
        <w:rPr>
          <w:rFonts w:ascii="Gotham Book" w:eastAsia="Arial" w:hAnsi="Gotham Book" w:cs="Arial"/>
          <w:bCs/>
          <w:sz w:val="18"/>
          <w:szCs w:val="18"/>
          <w:lang w:val="es-ES" w:eastAsia="es-ES" w:bidi="es-ES"/>
        </w:rPr>
        <w:t>ó</w:t>
      </w:r>
      <w:r w:rsidR="00C9225F">
        <w:rPr>
          <w:rFonts w:ascii="Gotham Book" w:eastAsia="Arial" w:hAnsi="Gotham Book" w:cs="Arial"/>
          <w:bCs/>
          <w:sz w:val="18"/>
          <w:szCs w:val="18"/>
          <w:lang w:val="es-ES" w:eastAsia="es-ES" w:bidi="es-ES"/>
        </w:rPr>
        <w:t>lo</w:t>
      </w:r>
      <w:r w:rsidRPr="001B007B">
        <w:rPr>
          <w:rFonts w:ascii="Gotham Book" w:eastAsia="Arial" w:hAnsi="Gotham Book" w:cs="Arial"/>
          <w:bCs/>
          <w:sz w:val="18"/>
          <w:szCs w:val="18"/>
          <w:lang w:val="es-ES" w:eastAsia="es-ES" w:bidi="es-ES"/>
        </w:rPr>
        <w:t xml:space="preserve"> para</w:t>
      </w:r>
      <w:r w:rsidR="00C9225F">
        <w:rPr>
          <w:rFonts w:ascii="Gotham Book" w:eastAsia="Arial" w:hAnsi="Gotham Book" w:cs="Arial"/>
          <w:bCs/>
          <w:sz w:val="18"/>
          <w:szCs w:val="18"/>
          <w:lang w:val="es-ES" w:eastAsia="es-ES" w:bidi="es-ES"/>
        </w:rPr>
        <w:t xml:space="preserve"> su</w:t>
      </w:r>
      <w:r w:rsidRPr="001B007B">
        <w:rPr>
          <w:rFonts w:ascii="Gotham Book" w:eastAsia="Arial" w:hAnsi="Gotham Book" w:cs="Arial"/>
          <w:bCs/>
          <w:sz w:val="18"/>
          <w:szCs w:val="18"/>
          <w:lang w:val="es-ES" w:eastAsia="es-ES" w:bidi="es-ES"/>
        </w:rPr>
        <w:t xml:space="preserve"> cotejo la documentación original que fue entregada como parte de la propuesta,</w:t>
      </w:r>
      <w:r w:rsidR="00E946C5">
        <w:rPr>
          <w:rFonts w:ascii="Gotham Book" w:eastAsia="Arial" w:hAnsi="Gotham Book" w:cs="Arial"/>
          <w:bCs/>
          <w:sz w:val="18"/>
          <w:szCs w:val="18"/>
          <w:lang w:val="es-ES" w:eastAsia="es-ES" w:bidi="es-ES"/>
        </w:rPr>
        <w:t xml:space="preserve"> </w:t>
      </w:r>
      <w:r w:rsidR="00C9225F">
        <w:rPr>
          <w:rFonts w:ascii="Gotham Book" w:eastAsia="Arial" w:hAnsi="Gotham Book" w:cs="Arial"/>
          <w:bCs/>
          <w:sz w:val="18"/>
          <w:szCs w:val="18"/>
          <w:lang w:val="es-ES" w:eastAsia="es-ES" w:bidi="es-ES"/>
        </w:rPr>
        <w:t>(identificación oficial vigente,</w:t>
      </w:r>
      <w:ins w:id="6" w:author="SALVADOR EMILIO CERON DOMINGUEZ" w:date="2026-03-25T12:33:00Z">
        <w:r w:rsidR="005465C9">
          <w:rPr>
            <w:rFonts w:ascii="Gotham Book" w:eastAsia="Arial" w:hAnsi="Gotham Book" w:cs="Arial"/>
            <w:bCs/>
            <w:sz w:val="18"/>
            <w:szCs w:val="18"/>
            <w:lang w:val="es-ES" w:eastAsia="es-ES" w:bidi="es-ES"/>
          </w:rPr>
          <w:t xml:space="preserve"> </w:t>
        </w:r>
      </w:ins>
      <w:ins w:id="7" w:author="SALVADOR EMILIO CERON DOMINGUEZ" w:date="2026-03-25T12:32:00Z">
        <w:r w:rsidR="005465C9">
          <w:rPr>
            <w:rFonts w:ascii="Gotham Book" w:eastAsia="Arial" w:hAnsi="Gotham Book" w:cs="Arial"/>
            <w:bCs/>
            <w:sz w:val="18"/>
            <w:szCs w:val="18"/>
            <w:lang w:val="es-ES" w:eastAsia="es-ES" w:bidi="es-ES"/>
          </w:rPr>
          <w:t xml:space="preserve">de la persona representante legal y responsables </w:t>
        </w:r>
      </w:ins>
      <w:ins w:id="8" w:author="SALVADOR EMILIO CERON DOMINGUEZ" w:date="2026-03-25T12:33:00Z">
        <w:r w:rsidR="005465C9">
          <w:rPr>
            <w:rFonts w:ascii="Gotham Book" w:eastAsia="Arial" w:hAnsi="Gotham Book" w:cs="Arial"/>
            <w:bCs/>
            <w:sz w:val="18"/>
            <w:szCs w:val="18"/>
            <w:lang w:val="es-ES" w:eastAsia="es-ES" w:bidi="es-ES"/>
          </w:rPr>
          <w:t>técnicos</w:t>
        </w:r>
      </w:ins>
      <w:ins w:id="9" w:author="SALVADOR EMILIO CERON DOMINGUEZ" w:date="2026-03-25T12:32:00Z">
        <w:r w:rsidR="005465C9">
          <w:rPr>
            <w:rFonts w:ascii="Gotham Book" w:eastAsia="Arial" w:hAnsi="Gotham Book" w:cs="Arial"/>
            <w:bCs/>
            <w:sz w:val="18"/>
            <w:szCs w:val="18"/>
            <w:lang w:val="es-ES" w:eastAsia="es-ES" w:bidi="es-ES"/>
          </w:rPr>
          <w:t xml:space="preserve"> y administrativos,</w:t>
        </w:r>
      </w:ins>
      <w:r w:rsidR="00C9225F">
        <w:rPr>
          <w:rFonts w:ascii="Gotham Book" w:eastAsia="Arial" w:hAnsi="Gotham Book" w:cs="Arial"/>
          <w:bCs/>
          <w:sz w:val="18"/>
          <w:szCs w:val="18"/>
          <w:lang w:val="es-ES" w:eastAsia="es-ES" w:bidi="es-ES"/>
        </w:rPr>
        <w:t xml:space="preserve"> acta constitutiva y en su caso, poder notarial)</w:t>
      </w:r>
      <w:r w:rsidRPr="001B007B">
        <w:rPr>
          <w:rFonts w:ascii="Gotham Book" w:eastAsia="Arial" w:hAnsi="Gotham Book" w:cs="Arial"/>
          <w:bCs/>
          <w:sz w:val="18"/>
          <w:szCs w:val="18"/>
          <w:lang w:val="es-ES" w:eastAsia="es-ES" w:bidi="es-ES"/>
        </w:rPr>
        <w:t xml:space="preserve"> a efecto de que la persona operativa responsable del Programa realice la verificación correspondiente. En caso de que el cotejo sea favorable, será procedente para evaluación por una Comisión Evaluadora conforme a los criterios establecidos, dentro del plazo mínimo de 5 días hábiles posteriores al informe de resultados de la primera etapa.</w:t>
      </w:r>
      <w:r>
        <w:rPr>
          <w:rFonts w:ascii="Gotham Book" w:eastAsia="Arial" w:hAnsi="Gotham Book" w:cs="Arial"/>
          <w:bCs/>
          <w:sz w:val="18"/>
          <w:szCs w:val="18"/>
          <w:lang w:val="es-ES" w:eastAsia="es-ES" w:bidi="es-ES"/>
        </w:rPr>
        <w:t xml:space="preserve"> </w:t>
      </w:r>
    </w:p>
    <w:p w14:paraId="4E42A594" w14:textId="77777777" w:rsidR="00C14D6A" w:rsidRPr="00CB0E0B" w:rsidRDefault="00C14D6A" w:rsidP="00C14D6A">
      <w:pPr>
        <w:jc w:val="both"/>
        <w:rPr>
          <w:rFonts w:ascii="Gotham Book" w:eastAsia="Arial" w:hAnsi="Gotham Book" w:cs="Arial"/>
          <w:bCs/>
          <w:sz w:val="18"/>
          <w:szCs w:val="18"/>
          <w:lang w:val="es-ES" w:eastAsia="es-ES" w:bidi="es-ES"/>
        </w:rPr>
      </w:pPr>
    </w:p>
    <w:p w14:paraId="6DD6F348" w14:textId="77777777" w:rsidR="00C14D6A" w:rsidRPr="00CB0E0B" w:rsidRDefault="00C14D6A" w:rsidP="00C14D6A">
      <w:pPr>
        <w:jc w:val="both"/>
        <w:rPr>
          <w:rFonts w:ascii="Gotham Book" w:eastAsia="Arial" w:hAnsi="Gotham Book" w:cs="Arial"/>
          <w:bCs/>
          <w:sz w:val="18"/>
          <w:szCs w:val="18"/>
          <w:lang w:val="es-ES" w:eastAsia="es-ES" w:bidi="es-ES"/>
        </w:rPr>
      </w:pPr>
      <w:r w:rsidRPr="00CB0E0B">
        <w:rPr>
          <w:rFonts w:ascii="Gotham Book" w:eastAsia="Arial" w:hAnsi="Gotham Book" w:cs="Arial"/>
          <w:bCs/>
          <w:sz w:val="18"/>
          <w:szCs w:val="18"/>
          <w:lang w:val="es-ES" w:eastAsia="es-ES" w:bidi="es-ES"/>
        </w:rPr>
        <w:t>La Comisión Evaluadora se integrará por al menos 3 (tres) personas profesionales con experiencia y formación académica o trayectoria laboral relacionada con los rubros, sectores estratégicos o áreas temáticas en las que se enmarque la Propuesta presentada.</w:t>
      </w:r>
    </w:p>
    <w:p w14:paraId="6A400D29" w14:textId="77777777" w:rsidR="00C14D6A" w:rsidRPr="00CB0E0B" w:rsidRDefault="00C14D6A" w:rsidP="00C14D6A">
      <w:pPr>
        <w:jc w:val="both"/>
        <w:rPr>
          <w:rFonts w:ascii="Gotham Book" w:eastAsia="Arial" w:hAnsi="Gotham Book" w:cs="Arial"/>
          <w:bCs/>
          <w:sz w:val="18"/>
          <w:szCs w:val="18"/>
          <w:lang w:val="es-ES" w:eastAsia="es-ES" w:bidi="es-ES"/>
        </w:rPr>
      </w:pPr>
    </w:p>
    <w:p w14:paraId="3645CF69" w14:textId="77777777" w:rsidR="00C14D6A" w:rsidRPr="00CB0E0B" w:rsidRDefault="00C14D6A" w:rsidP="00C14D6A">
      <w:pPr>
        <w:jc w:val="both"/>
        <w:rPr>
          <w:rFonts w:ascii="Gotham Book" w:eastAsia="Arial" w:hAnsi="Gotham Book" w:cs="Arial"/>
          <w:bCs/>
          <w:sz w:val="18"/>
          <w:szCs w:val="18"/>
          <w:lang w:val="es-ES" w:eastAsia="es-ES" w:bidi="es-ES"/>
        </w:rPr>
      </w:pPr>
      <w:r w:rsidRPr="00CB0E0B">
        <w:rPr>
          <w:rFonts w:ascii="Gotham Book" w:eastAsia="Arial" w:hAnsi="Gotham Book" w:cs="Arial"/>
          <w:bCs/>
          <w:sz w:val="18"/>
          <w:szCs w:val="18"/>
          <w:lang w:val="es-ES" w:eastAsia="es-ES" w:bidi="es-ES"/>
        </w:rPr>
        <w:t>Para su conformación, la Dirección de Desarrollo Tecnológico y Vinculación podrá emitir invitaciones a instituciones académicas, centros de investigación, organismos públicos, sector productivo u otras instancias con especialidades o líneas de investigación afines a la naturaleza de las Propuestas. Las personas que acepten la invitación y cumplan con el perfil requerido quedarán formalmente constituidas como integrantes de la Comisión Evaluadora.</w:t>
      </w:r>
    </w:p>
    <w:p w14:paraId="2F32D01A" w14:textId="77777777" w:rsidR="00C14D6A" w:rsidRPr="00CB0E0B" w:rsidRDefault="00C14D6A" w:rsidP="00C14D6A">
      <w:pPr>
        <w:jc w:val="both"/>
        <w:rPr>
          <w:rFonts w:ascii="Gotham Book" w:eastAsia="Arial" w:hAnsi="Gotham Book" w:cs="Arial"/>
          <w:bCs/>
          <w:sz w:val="18"/>
          <w:szCs w:val="18"/>
          <w:lang w:val="es-ES" w:eastAsia="es-ES" w:bidi="es-ES"/>
        </w:rPr>
      </w:pPr>
    </w:p>
    <w:p w14:paraId="4B6650EF" w14:textId="4C418B5F" w:rsidR="00C14D6A" w:rsidRPr="00CB0E0B" w:rsidRDefault="00C14D6A" w:rsidP="00C14D6A">
      <w:pPr>
        <w:jc w:val="both"/>
        <w:rPr>
          <w:rFonts w:ascii="Gotham Book" w:eastAsia="Arial" w:hAnsi="Gotham Book" w:cs="Arial"/>
          <w:bCs/>
          <w:sz w:val="18"/>
          <w:szCs w:val="18"/>
          <w:lang w:val="es-ES" w:eastAsia="es-ES" w:bidi="es-ES"/>
        </w:rPr>
      </w:pPr>
      <w:r w:rsidRPr="00CB0E0B">
        <w:rPr>
          <w:rFonts w:ascii="Gotham Book" w:eastAsia="Arial" w:hAnsi="Gotham Book" w:cs="Arial"/>
          <w:bCs/>
          <w:sz w:val="18"/>
          <w:szCs w:val="18"/>
          <w:lang w:val="es-ES" w:eastAsia="es-ES" w:bidi="es-ES"/>
        </w:rPr>
        <w:lastRenderedPageBreak/>
        <w:t>Las personas integrantes de la Comisión Evaluadora tendrán derecho a voz y voto. La Comisión</w:t>
      </w:r>
      <w:r w:rsidR="00057B76">
        <w:rPr>
          <w:rFonts w:ascii="Gotham Book" w:eastAsia="Arial" w:hAnsi="Gotham Book" w:cs="Arial"/>
          <w:bCs/>
          <w:sz w:val="18"/>
          <w:szCs w:val="18"/>
          <w:lang w:val="es-ES" w:eastAsia="es-ES" w:bidi="es-ES"/>
        </w:rPr>
        <w:t xml:space="preserve"> </w:t>
      </w:r>
      <w:r w:rsidR="00057B76" w:rsidRPr="00057B76">
        <w:rPr>
          <w:rFonts w:ascii="Gotham Book" w:eastAsia="Arial" w:hAnsi="Gotham Book" w:cs="Arial"/>
          <w:bCs/>
          <w:color w:val="EE0000"/>
          <w:sz w:val="18"/>
          <w:szCs w:val="18"/>
          <w:lang w:val="es-ES" w:eastAsia="es-ES" w:bidi="es-ES"/>
        </w:rPr>
        <w:t>Evaluadora</w:t>
      </w:r>
      <w:r w:rsidRPr="00CB0E0B">
        <w:rPr>
          <w:rFonts w:ascii="Gotham Book" w:eastAsia="Arial" w:hAnsi="Gotham Book" w:cs="Arial"/>
          <w:bCs/>
          <w:sz w:val="18"/>
          <w:szCs w:val="18"/>
          <w:lang w:val="es-ES" w:eastAsia="es-ES" w:bidi="es-ES"/>
        </w:rPr>
        <w:t xml:space="preserve"> será coordinada por la persona responsable operativa del Programa y contará con la supervisión de la persona titular de la Dirección de Desarrollo Tecnológico y Vinculación, así como de la persona titular del Departamento de Desarrollo Tecnológico, quien fungirá como Secretaría Técnica.</w:t>
      </w:r>
    </w:p>
    <w:p w14:paraId="2F3BB259" w14:textId="77777777" w:rsidR="00C14D6A" w:rsidRPr="00CB0E0B" w:rsidRDefault="00C14D6A" w:rsidP="00C14D6A">
      <w:pPr>
        <w:jc w:val="both"/>
        <w:rPr>
          <w:rFonts w:ascii="Gotham Book" w:eastAsia="Arial" w:hAnsi="Gotham Book" w:cs="Arial"/>
          <w:bCs/>
          <w:sz w:val="18"/>
          <w:szCs w:val="18"/>
          <w:lang w:val="es-ES" w:eastAsia="es-ES" w:bidi="es-ES"/>
        </w:rPr>
      </w:pPr>
    </w:p>
    <w:p w14:paraId="2035CBC9" w14:textId="77777777" w:rsidR="00C14D6A" w:rsidRPr="00CB0E0B" w:rsidRDefault="00C14D6A" w:rsidP="00C14D6A">
      <w:pPr>
        <w:jc w:val="both"/>
        <w:rPr>
          <w:rFonts w:ascii="Gotham Book" w:eastAsia="Arial" w:hAnsi="Gotham Book" w:cs="Arial"/>
          <w:bCs/>
          <w:sz w:val="18"/>
          <w:szCs w:val="18"/>
          <w:lang w:val="es-ES" w:eastAsia="es-ES" w:bidi="es-ES"/>
        </w:rPr>
      </w:pPr>
      <w:r w:rsidRPr="00CB0E0B">
        <w:rPr>
          <w:rFonts w:ascii="Gotham Book" w:eastAsia="Arial" w:hAnsi="Gotham Book" w:cs="Arial"/>
          <w:bCs/>
          <w:sz w:val="18"/>
          <w:szCs w:val="18"/>
          <w:lang w:val="es-ES" w:eastAsia="es-ES" w:bidi="es-ES"/>
        </w:rPr>
        <w:t>Para el desarrollo de esta etapa, la Persona Solicitante, a través de su representante legal y/o de las personas responsables técnica y administrativa, deberá realizar una presentación ante la Comisión Evaluadora, con una duración máxima de 15 (quince) minutos, conforme al formato y medios establecidos por la Instancia Ejecutora.</w:t>
      </w:r>
    </w:p>
    <w:p w14:paraId="4AD7B47D" w14:textId="77777777" w:rsidR="00C14D6A" w:rsidRPr="00CB0E0B" w:rsidRDefault="00C14D6A" w:rsidP="00C14D6A">
      <w:pPr>
        <w:jc w:val="both"/>
        <w:rPr>
          <w:rFonts w:ascii="Gotham Book" w:eastAsia="Arial" w:hAnsi="Gotham Book" w:cs="Arial"/>
          <w:bCs/>
          <w:sz w:val="18"/>
          <w:szCs w:val="18"/>
          <w:lang w:val="es-ES" w:eastAsia="es-ES" w:bidi="es-ES"/>
        </w:rPr>
      </w:pPr>
    </w:p>
    <w:p w14:paraId="5033EA6A" w14:textId="77777777" w:rsidR="00C14D6A" w:rsidRPr="00CB0E0B" w:rsidRDefault="00C14D6A" w:rsidP="00C14D6A">
      <w:pPr>
        <w:jc w:val="both"/>
        <w:rPr>
          <w:rFonts w:ascii="Gotham Book" w:eastAsia="Arial" w:hAnsi="Gotham Book" w:cs="Arial"/>
          <w:bCs/>
          <w:sz w:val="18"/>
          <w:szCs w:val="18"/>
          <w:lang w:val="es-ES" w:eastAsia="es-ES" w:bidi="es-ES"/>
        </w:rPr>
      </w:pPr>
      <w:r w:rsidRPr="00CB0E0B">
        <w:rPr>
          <w:rFonts w:ascii="Gotham Book" w:eastAsia="Arial" w:hAnsi="Gotham Book" w:cs="Arial"/>
          <w:bCs/>
          <w:sz w:val="18"/>
          <w:szCs w:val="18"/>
          <w:lang w:val="es-ES" w:eastAsia="es-ES" w:bidi="es-ES"/>
        </w:rPr>
        <w:t>La evaluación podrá realizarse en las instalaciones de la Persona Solicitante, de manera virtual o en el lugar que determine la Instancia Ejecutora.</w:t>
      </w:r>
    </w:p>
    <w:p w14:paraId="72B4B787" w14:textId="77777777" w:rsidR="00C14D6A" w:rsidRPr="00CB0E0B" w:rsidRDefault="00C14D6A" w:rsidP="00C14D6A">
      <w:pPr>
        <w:jc w:val="both"/>
        <w:rPr>
          <w:rFonts w:ascii="Gotham Book" w:eastAsia="Arial" w:hAnsi="Gotham Book" w:cs="Arial"/>
          <w:bCs/>
          <w:sz w:val="18"/>
          <w:szCs w:val="18"/>
          <w:lang w:val="es-ES" w:eastAsia="es-ES" w:bidi="es-ES"/>
        </w:rPr>
      </w:pPr>
    </w:p>
    <w:p w14:paraId="19F199C6" w14:textId="77777777" w:rsidR="00C14D6A" w:rsidRDefault="00C14D6A" w:rsidP="00C14D6A">
      <w:pPr>
        <w:jc w:val="both"/>
        <w:rPr>
          <w:rFonts w:ascii="Gotham Book" w:eastAsia="Arial" w:hAnsi="Gotham Book" w:cs="Arial"/>
          <w:bCs/>
          <w:sz w:val="18"/>
          <w:szCs w:val="18"/>
          <w:lang w:val="es-ES" w:eastAsia="es-ES" w:bidi="es-ES"/>
        </w:rPr>
      </w:pPr>
      <w:r w:rsidRPr="00CB0E0B">
        <w:rPr>
          <w:rFonts w:ascii="Gotham Book" w:eastAsia="Arial" w:hAnsi="Gotham Book" w:cs="Arial"/>
          <w:bCs/>
          <w:sz w:val="18"/>
          <w:szCs w:val="18"/>
          <w:lang w:val="es-ES" w:eastAsia="es-ES" w:bidi="es-ES"/>
        </w:rPr>
        <w:t>Durante esta etapa, la Comisión Evaluadora realizará la verificación de las instalaciones en las que se pretende desarrollar el Proyecto, a fin de constatar que la Persona Solicitante cuente con las condiciones de infraestructura necesarias para su ejecución.</w:t>
      </w:r>
    </w:p>
    <w:p w14:paraId="64A511C7" w14:textId="77777777" w:rsidR="00C14D6A" w:rsidRDefault="00C14D6A" w:rsidP="00C14D6A">
      <w:pPr>
        <w:jc w:val="both"/>
        <w:rPr>
          <w:rFonts w:ascii="Gotham Book" w:eastAsia="Arial" w:hAnsi="Gotham Book" w:cs="Arial"/>
          <w:bCs/>
          <w:sz w:val="18"/>
          <w:szCs w:val="18"/>
          <w:lang w:val="es-ES" w:eastAsia="es-ES" w:bidi="es-ES"/>
        </w:rPr>
      </w:pPr>
    </w:p>
    <w:p w14:paraId="2BA7D8C2" w14:textId="77777777" w:rsidR="00C14D6A" w:rsidRPr="004C37CE" w:rsidRDefault="00C14D6A" w:rsidP="00C14D6A">
      <w:pPr>
        <w:jc w:val="both"/>
        <w:rPr>
          <w:rFonts w:ascii="Gotham Book" w:hAnsi="Gotham Book"/>
          <w:sz w:val="18"/>
          <w:szCs w:val="18"/>
        </w:rPr>
      </w:pPr>
      <w:r w:rsidRPr="00701CDD">
        <w:rPr>
          <w:rFonts w:ascii="Gotham Book" w:hAnsi="Gotham Book"/>
          <w:sz w:val="18"/>
          <w:szCs w:val="18"/>
        </w:rPr>
        <w:t>Las personas integrantes deberán manifestar por escrito la inexistencia de conflicto de interés previo al inicio de sus funciones. En caso contrario, deberán excusarse de participar en el proceso de evaluación correspondiente.</w:t>
      </w:r>
    </w:p>
    <w:bookmarkEnd w:id="5"/>
    <w:p w14:paraId="61335FAB" w14:textId="77777777" w:rsidR="00C14D6A" w:rsidRPr="004C37CE" w:rsidRDefault="00C14D6A" w:rsidP="00C14D6A">
      <w:pPr>
        <w:jc w:val="both"/>
        <w:rPr>
          <w:rFonts w:ascii="Gotham Book" w:hAnsi="Gotham Book"/>
          <w:bCs/>
          <w:sz w:val="18"/>
          <w:szCs w:val="18"/>
          <w:highlight w:val="yellow"/>
        </w:rPr>
      </w:pPr>
    </w:p>
    <w:p w14:paraId="0AEA111F" w14:textId="44408D2C" w:rsidR="00C14D6A" w:rsidRPr="004C37CE" w:rsidRDefault="00BC6CCE" w:rsidP="00C14D6A">
      <w:pPr>
        <w:jc w:val="both"/>
        <w:rPr>
          <w:rFonts w:ascii="Gotham Book" w:hAnsi="Gotham Book"/>
          <w:b/>
          <w:bCs/>
          <w:sz w:val="18"/>
          <w:szCs w:val="18"/>
        </w:rPr>
      </w:pPr>
      <w:r>
        <w:rPr>
          <w:rFonts w:ascii="Gotham Book" w:hAnsi="Gotham Book"/>
          <w:b/>
          <w:bCs/>
          <w:sz w:val="18"/>
          <w:szCs w:val="18"/>
        </w:rPr>
        <w:t>10.1.2.4</w:t>
      </w:r>
      <w:r w:rsidR="00C14D6A" w:rsidRPr="004C37CE">
        <w:rPr>
          <w:rFonts w:ascii="Gotham Book" w:hAnsi="Gotham Book"/>
          <w:b/>
          <w:bCs/>
          <w:sz w:val="18"/>
          <w:szCs w:val="18"/>
        </w:rPr>
        <w:t xml:space="preserve">.1 Criterios de evaluación para la segunda etapa: </w:t>
      </w:r>
    </w:p>
    <w:p w14:paraId="509F7840" w14:textId="77777777" w:rsidR="00C14D6A" w:rsidRPr="004C37CE" w:rsidRDefault="00C14D6A" w:rsidP="00C14D6A">
      <w:pPr>
        <w:jc w:val="both"/>
        <w:rPr>
          <w:rFonts w:ascii="Gotham Book" w:hAnsi="Gotham Book"/>
          <w:bCs/>
          <w:sz w:val="18"/>
          <w:szCs w:val="18"/>
          <w:highlight w:val="yellow"/>
        </w:rPr>
      </w:pPr>
    </w:p>
    <w:p w14:paraId="10D50C9D" w14:textId="77777777" w:rsidR="00C14D6A" w:rsidRPr="004C37CE" w:rsidRDefault="00C14D6A" w:rsidP="00D05CF5">
      <w:pPr>
        <w:pStyle w:val="Prrafodelista"/>
        <w:widowControl w:val="0"/>
        <w:numPr>
          <w:ilvl w:val="0"/>
          <w:numId w:val="30"/>
        </w:numPr>
        <w:autoSpaceDE w:val="0"/>
        <w:autoSpaceDN w:val="0"/>
        <w:contextualSpacing w:val="0"/>
        <w:jc w:val="both"/>
        <w:rPr>
          <w:rFonts w:ascii="Gotham Book" w:hAnsi="Gotham Book"/>
          <w:bCs/>
          <w:sz w:val="18"/>
          <w:szCs w:val="18"/>
        </w:rPr>
      </w:pPr>
      <w:r w:rsidRPr="004C37CE">
        <w:rPr>
          <w:rFonts w:ascii="Gotham Book" w:hAnsi="Gotham Book"/>
          <w:bCs/>
          <w:sz w:val="18"/>
          <w:szCs w:val="18"/>
        </w:rPr>
        <w:t xml:space="preserve">Identificación de la necesidad del problema. (Puntaje máximo 10 puntos) </w:t>
      </w:r>
    </w:p>
    <w:p w14:paraId="5851A2F3" w14:textId="77777777" w:rsidR="00C14D6A" w:rsidRPr="004C37CE" w:rsidRDefault="00C14D6A" w:rsidP="00D05CF5">
      <w:pPr>
        <w:pStyle w:val="Prrafodelista"/>
        <w:widowControl w:val="0"/>
        <w:numPr>
          <w:ilvl w:val="0"/>
          <w:numId w:val="30"/>
        </w:numPr>
        <w:autoSpaceDE w:val="0"/>
        <w:autoSpaceDN w:val="0"/>
        <w:contextualSpacing w:val="0"/>
        <w:jc w:val="both"/>
        <w:rPr>
          <w:rFonts w:ascii="Gotham Book" w:hAnsi="Gotham Book"/>
          <w:bCs/>
          <w:sz w:val="18"/>
          <w:szCs w:val="18"/>
        </w:rPr>
      </w:pPr>
      <w:r w:rsidRPr="004C37CE">
        <w:rPr>
          <w:rFonts w:ascii="Gotham Book" w:hAnsi="Gotham Book"/>
          <w:bCs/>
          <w:sz w:val="18"/>
          <w:szCs w:val="18"/>
        </w:rPr>
        <w:t>Objetivos. (Puntaje máximo 10 puntos)</w:t>
      </w:r>
    </w:p>
    <w:p w14:paraId="4EE51BCB" w14:textId="77777777" w:rsidR="00C14D6A" w:rsidRPr="004C37CE" w:rsidRDefault="00C14D6A" w:rsidP="00D05CF5">
      <w:pPr>
        <w:pStyle w:val="Prrafodelista"/>
        <w:widowControl w:val="0"/>
        <w:numPr>
          <w:ilvl w:val="0"/>
          <w:numId w:val="30"/>
        </w:numPr>
        <w:autoSpaceDE w:val="0"/>
        <w:autoSpaceDN w:val="0"/>
        <w:contextualSpacing w:val="0"/>
        <w:jc w:val="both"/>
        <w:rPr>
          <w:rFonts w:ascii="Gotham Book" w:hAnsi="Gotham Book"/>
          <w:bCs/>
          <w:sz w:val="18"/>
          <w:szCs w:val="18"/>
        </w:rPr>
      </w:pPr>
      <w:r w:rsidRPr="004C37CE">
        <w:rPr>
          <w:rFonts w:ascii="Gotham Book" w:hAnsi="Gotham Book"/>
          <w:bCs/>
          <w:sz w:val="18"/>
          <w:szCs w:val="18"/>
        </w:rPr>
        <w:t>Justificación. (Puntaje máximo 10 puntos)</w:t>
      </w:r>
    </w:p>
    <w:p w14:paraId="46681A94" w14:textId="77777777" w:rsidR="00C14D6A" w:rsidRPr="004C37CE" w:rsidRDefault="00C14D6A" w:rsidP="00D05CF5">
      <w:pPr>
        <w:pStyle w:val="Prrafodelista"/>
        <w:widowControl w:val="0"/>
        <w:numPr>
          <w:ilvl w:val="0"/>
          <w:numId w:val="30"/>
        </w:numPr>
        <w:autoSpaceDE w:val="0"/>
        <w:autoSpaceDN w:val="0"/>
        <w:contextualSpacing w:val="0"/>
        <w:jc w:val="both"/>
        <w:rPr>
          <w:rFonts w:ascii="Gotham Book" w:hAnsi="Gotham Book"/>
          <w:bCs/>
          <w:sz w:val="18"/>
          <w:szCs w:val="18"/>
        </w:rPr>
      </w:pPr>
      <w:r w:rsidRPr="004C37CE">
        <w:rPr>
          <w:rFonts w:ascii="Gotham Book" w:hAnsi="Gotham Book"/>
          <w:bCs/>
          <w:sz w:val="18"/>
          <w:szCs w:val="18"/>
        </w:rPr>
        <w:t>Desarrollo tecnológico y/o innovación (Puntaje máximo 10 puntos)</w:t>
      </w:r>
    </w:p>
    <w:p w14:paraId="22D085D2" w14:textId="77777777" w:rsidR="00C14D6A" w:rsidRPr="004C37CE" w:rsidRDefault="00C14D6A" w:rsidP="00D05CF5">
      <w:pPr>
        <w:pStyle w:val="Prrafodelista"/>
        <w:widowControl w:val="0"/>
        <w:numPr>
          <w:ilvl w:val="0"/>
          <w:numId w:val="30"/>
        </w:numPr>
        <w:autoSpaceDE w:val="0"/>
        <w:autoSpaceDN w:val="0"/>
        <w:contextualSpacing w:val="0"/>
        <w:jc w:val="both"/>
        <w:rPr>
          <w:rFonts w:ascii="Gotham Book" w:hAnsi="Gotham Book"/>
          <w:bCs/>
          <w:sz w:val="18"/>
          <w:szCs w:val="18"/>
        </w:rPr>
      </w:pPr>
      <w:r w:rsidRPr="004C37CE">
        <w:rPr>
          <w:rFonts w:ascii="Gotham Book" w:hAnsi="Gotham Book"/>
          <w:bCs/>
          <w:sz w:val="18"/>
          <w:szCs w:val="18"/>
        </w:rPr>
        <w:t>Análisis de viabilidad técnica (Puntaje máximo 10 puntos)</w:t>
      </w:r>
    </w:p>
    <w:p w14:paraId="34AA8BE7" w14:textId="77777777" w:rsidR="00C14D6A" w:rsidRPr="004C37CE" w:rsidRDefault="00C14D6A" w:rsidP="00D05CF5">
      <w:pPr>
        <w:pStyle w:val="Prrafodelista"/>
        <w:widowControl w:val="0"/>
        <w:numPr>
          <w:ilvl w:val="0"/>
          <w:numId w:val="30"/>
        </w:numPr>
        <w:autoSpaceDE w:val="0"/>
        <w:autoSpaceDN w:val="0"/>
        <w:contextualSpacing w:val="0"/>
        <w:jc w:val="both"/>
        <w:rPr>
          <w:rFonts w:ascii="Gotham Book" w:hAnsi="Gotham Book"/>
          <w:bCs/>
          <w:sz w:val="18"/>
          <w:szCs w:val="18"/>
        </w:rPr>
      </w:pPr>
      <w:r w:rsidRPr="004C37CE">
        <w:rPr>
          <w:rFonts w:ascii="Gotham Book" w:hAnsi="Gotham Book"/>
          <w:bCs/>
          <w:sz w:val="18"/>
          <w:szCs w:val="18"/>
        </w:rPr>
        <w:t>Metodología y recursos (Puntaje máximo 10 puntos)</w:t>
      </w:r>
    </w:p>
    <w:p w14:paraId="0DC5E2C1" w14:textId="3071127C" w:rsidR="00C14D6A" w:rsidRPr="004C37CE" w:rsidRDefault="00C14D6A" w:rsidP="00D05CF5">
      <w:pPr>
        <w:pStyle w:val="Prrafodelista"/>
        <w:widowControl w:val="0"/>
        <w:numPr>
          <w:ilvl w:val="0"/>
          <w:numId w:val="30"/>
        </w:numPr>
        <w:autoSpaceDE w:val="0"/>
        <w:autoSpaceDN w:val="0"/>
        <w:contextualSpacing w:val="0"/>
        <w:jc w:val="both"/>
        <w:rPr>
          <w:rFonts w:ascii="Gotham Book" w:hAnsi="Gotham Book"/>
          <w:bCs/>
          <w:sz w:val="18"/>
          <w:szCs w:val="18"/>
        </w:rPr>
      </w:pPr>
      <w:del w:id="10" w:author="SALVADOR EMILIO CERON DOMINGUEZ" w:date="2026-03-25T11:27:00Z">
        <w:r w:rsidRPr="004C37CE" w:rsidDel="00EE0332">
          <w:rPr>
            <w:rFonts w:ascii="Gotham Book" w:hAnsi="Gotham Book"/>
            <w:bCs/>
            <w:sz w:val="18"/>
            <w:szCs w:val="18"/>
          </w:rPr>
          <w:delText>Modalidad de participación</w:delText>
        </w:r>
      </w:del>
      <w:ins w:id="11" w:author="SALVADOR EMILIO CERON DOMINGUEZ" w:date="2026-03-25T11:27:00Z">
        <w:r w:rsidR="00EE0332">
          <w:rPr>
            <w:rFonts w:ascii="Gotham Book" w:hAnsi="Gotham Book"/>
            <w:bCs/>
            <w:sz w:val="18"/>
            <w:szCs w:val="18"/>
          </w:rPr>
          <w:t>Vinculación</w:t>
        </w:r>
      </w:ins>
      <w:r w:rsidRPr="004C37CE">
        <w:rPr>
          <w:rFonts w:ascii="Gotham Book" w:hAnsi="Gotham Book"/>
          <w:bCs/>
          <w:sz w:val="18"/>
          <w:szCs w:val="18"/>
        </w:rPr>
        <w:t xml:space="preserve"> (Puntaje máximo 10 puntos)</w:t>
      </w:r>
    </w:p>
    <w:p w14:paraId="7B98C4AD" w14:textId="77777777" w:rsidR="00C14D6A" w:rsidRPr="004C37CE" w:rsidRDefault="00C14D6A" w:rsidP="00D05CF5">
      <w:pPr>
        <w:pStyle w:val="Prrafodelista"/>
        <w:widowControl w:val="0"/>
        <w:numPr>
          <w:ilvl w:val="0"/>
          <w:numId w:val="30"/>
        </w:numPr>
        <w:autoSpaceDE w:val="0"/>
        <w:autoSpaceDN w:val="0"/>
        <w:contextualSpacing w:val="0"/>
        <w:jc w:val="both"/>
        <w:rPr>
          <w:rFonts w:ascii="Gotham Book" w:hAnsi="Gotham Book"/>
          <w:bCs/>
          <w:sz w:val="18"/>
          <w:szCs w:val="18"/>
        </w:rPr>
      </w:pPr>
      <w:r w:rsidRPr="004C37CE">
        <w:rPr>
          <w:rFonts w:ascii="Gotham Book" w:hAnsi="Gotham Book"/>
          <w:bCs/>
          <w:sz w:val="18"/>
          <w:szCs w:val="18"/>
        </w:rPr>
        <w:t>Plan de trabajo y presupuesto (Puntaje máximo 10 puntos)</w:t>
      </w:r>
    </w:p>
    <w:p w14:paraId="2EBE1463" w14:textId="77777777" w:rsidR="00C14D6A" w:rsidRPr="004C37CE" w:rsidRDefault="00C14D6A" w:rsidP="00D05CF5">
      <w:pPr>
        <w:pStyle w:val="Prrafodelista"/>
        <w:widowControl w:val="0"/>
        <w:numPr>
          <w:ilvl w:val="0"/>
          <w:numId w:val="30"/>
        </w:numPr>
        <w:autoSpaceDE w:val="0"/>
        <w:autoSpaceDN w:val="0"/>
        <w:contextualSpacing w:val="0"/>
        <w:jc w:val="both"/>
        <w:rPr>
          <w:rFonts w:ascii="Gotham Book" w:hAnsi="Gotham Book"/>
          <w:bCs/>
          <w:sz w:val="18"/>
          <w:szCs w:val="18"/>
        </w:rPr>
      </w:pPr>
      <w:r w:rsidRPr="004C37CE">
        <w:rPr>
          <w:rFonts w:ascii="Gotham Book" w:hAnsi="Gotham Book"/>
          <w:bCs/>
          <w:sz w:val="18"/>
          <w:szCs w:val="18"/>
        </w:rPr>
        <w:t>Gestión de riesgos (Puntaje máximo 10 puntos)</w:t>
      </w:r>
    </w:p>
    <w:p w14:paraId="4D20F766" w14:textId="77777777" w:rsidR="00C14D6A" w:rsidRPr="004C37CE" w:rsidRDefault="00C14D6A" w:rsidP="00D05CF5">
      <w:pPr>
        <w:pStyle w:val="Prrafodelista"/>
        <w:widowControl w:val="0"/>
        <w:numPr>
          <w:ilvl w:val="0"/>
          <w:numId w:val="30"/>
        </w:numPr>
        <w:autoSpaceDE w:val="0"/>
        <w:autoSpaceDN w:val="0"/>
        <w:contextualSpacing w:val="0"/>
        <w:jc w:val="both"/>
        <w:rPr>
          <w:rFonts w:ascii="Gotham Book" w:hAnsi="Gotham Book"/>
          <w:bCs/>
          <w:sz w:val="18"/>
          <w:szCs w:val="18"/>
        </w:rPr>
      </w:pPr>
      <w:r w:rsidRPr="004C37CE">
        <w:rPr>
          <w:rFonts w:ascii="Gotham Book" w:hAnsi="Gotham Book"/>
          <w:bCs/>
          <w:sz w:val="18"/>
          <w:szCs w:val="18"/>
        </w:rPr>
        <w:t>Estrategia de propiedad intelectual (Puntaje máximo 10 puntos)</w:t>
      </w:r>
    </w:p>
    <w:p w14:paraId="04BFF14E" w14:textId="77777777" w:rsidR="00C14D6A" w:rsidRPr="004C37CE" w:rsidRDefault="00C14D6A" w:rsidP="00C14D6A">
      <w:pPr>
        <w:pStyle w:val="Default"/>
        <w:jc w:val="both"/>
        <w:rPr>
          <w:rFonts w:ascii="Gotham Book" w:hAnsi="Gotham Book" w:cstheme="minorBidi"/>
          <w:bCs/>
          <w:color w:val="auto"/>
          <w:sz w:val="18"/>
          <w:szCs w:val="18"/>
          <w:highlight w:val="yellow"/>
        </w:rPr>
      </w:pPr>
    </w:p>
    <w:p w14:paraId="5298EA5E" w14:textId="1F005C70" w:rsidR="00C14D6A" w:rsidRPr="004C37CE" w:rsidRDefault="0016226E" w:rsidP="00C14D6A">
      <w:pPr>
        <w:pStyle w:val="Default"/>
        <w:jc w:val="both"/>
        <w:rPr>
          <w:rFonts w:ascii="Gotham Book" w:hAnsi="Gotham Book" w:cstheme="minorBidi"/>
          <w:bCs/>
          <w:color w:val="auto"/>
          <w:sz w:val="18"/>
          <w:szCs w:val="18"/>
        </w:rPr>
      </w:pPr>
      <w:r>
        <w:rPr>
          <w:rFonts w:ascii="Gotham Book" w:hAnsi="Gotham Book" w:cstheme="minorBidi"/>
          <w:bCs/>
          <w:color w:val="auto"/>
          <w:sz w:val="18"/>
          <w:szCs w:val="18"/>
        </w:rPr>
        <w:t>Para la v</w:t>
      </w:r>
      <w:r w:rsidR="00C14D6A" w:rsidRPr="004C37CE">
        <w:rPr>
          <w:rFonts w:ascii="Gotham Book" w:hAnsi="Gotham Book" w:cstheme="minorBidi"/>
          <w:bCs/>
          <w:color w:val="auto"/>
          <w:sz w:val="18"/>
          <w:szCs w:val="18"/>
        </w:rPr>
        <w:t>erificación de las instalaciones, se realizará en términos de lo siguiente:</w:t>
      </w:r>
    </w:p>
    <w:p w14:paraId="4F63F85B" w14:textId="77777777" w:rsidR="00C14D6A" w:rsidRPr="004C37CE" w:rsidRDefault="00C14D6A" w:rsidP="00C14D6A">
      <w:pPr>
        <w:pStyle w:val="Default"/>
        <w:jc w:val="both"/>
        <w:rPr>
          <w:rFonts w:ascii="Gotham Book" w:hAnsi="Gotham Book" w:cstheme="minorBidi"/>
          <w:bCs/>
          <w:color w:val="auto"/>
          <w:sz w:val="18"/>
          <w:szCs w:val="18"/>
        </w:rPr>
      </w:pPr>
      <w:r w:rsidRPr="004C37CE">
        <w:rPr>
          <w:rFonts w:ascii="Gotham Book" w:hAnsi="Gotham Book" w:cstheme="minorBidi"/>
          <w:bCs/>
          <w:color w:val="auto"/>
          <w:sz w:val="18"/>
          <w:szCs w:val="18"/>
        </w:rPr>
        <w:t xml:space="preserve"> </w:t>
      </w:r>
    </w:p>
    <w:p w14:paraId="493B9D97" w14:textId="3836DFEE" w:rsidR="00C14D6A" w:rsidRPr="004C37CE" w:rsidRDefault="00C14D6A" w:rsidP="00D05CF5">
      <w:pPr>
        <w:pStyle w:val="Default"/>
        <w:numPr>
          <w:ilvl w:val="0"/>
          <w:numId w:val="30"/>
        </w:numPr>
        <w:spacing w:after="11"/>
        <w:jc w:val="both"/>
        <w:rPr>
          <w:rFonts w:ascii="Gotham Book" w:hAnsi="Gotham Book" w:cstheme="minorBidi"/>
          <w:bCs/>
          <w:color w:val="auto"/>
          <w:sz w:val="18"/>
          <w:szCs w:val="18"/>
        </w:rPr>
      </w:pPr>
      <w:r w:rsidRPr="004C37CE">
        <w:rPr>
          <w:rFonts w:ascii="Gotham Book" w:hAnsi="Gotham Book" w:cstheme="minorBidi"/>
          <w:bCs/>
          <w:color w:val="auto"/>
          <w:sz w:val="18"/>
          <w:szCs w:val="18"/>
        </w:rPr>
        <w:t>Que la Persona Solicitante se encuentre operando y en funcionamiento, derivado de la naturaleza de su actividad</w:t>
      </w:r>
      <w:r w:rsidR="0016226E">
        <w:rPr>
          <w:rFonts w:ascii="Gotham Book" w:hAnsi="Gotham Book" w:cstheme="minorBidi"/>
          <w:bCs/>
          <w:color w:val="auto"/>
          <w:sz w:val="18"/>
          <w:szCs w:val="18"/>
        </w:rPr>
        <w:t xml:space="preserve"> (Cumple/No cumple)</w:t>
      </w:r>
      <w:r w:rsidRPr="004C37CE">
        <w:rPr>
          <w:rFonts w:ascii="Gotham Book" w:hAnsi="Gotham Book" w:cstheme="minorBidi"/>
          <w:bCs/>
          <w:color w:val="auto"/>
          <w:sz w:val="18"/>
          <w:szCs w:val="18"/>
        </w:rPr>
        <w:t xml:space="preserve">. </w:t>
      </w:r>
    </w:p>
    <w:p w14:paraId="0F197E3A" w14:textId="405D3059" w:rsidR="00C14D6A" w:rsidRPr="004C37CE" w:rsidRDefault="00C14D6A" w:rsidP="00D05CF5">
      <w:pPr>
        <w:pStyle w:val="Default"/>
        <w:numPr>
          <w:ilvl w:val="0"/>
          <w:numId w:val="30"/>
        </w:numPr>
        <w:spacing w:after="11"/>
        <w:jc w:val="both"/>
        <w:rPr>
          <w:rFonts w:ascii="Gotham Book" w:hAnsi="Gotham Book" w:cstheme="minorBidi"/>
          <w:bCs/>
          <w:color w:val="auto"/>
          <w:sz w:val="18"/>
          <w:szCs w:val="18"/>
        </w:rPr>
      </w:pPr>
      <w:r w:rsidRPr="004C37CE">
        <w:rPr>
          <w:rFonts w:ascii="Gotham Book" w:hAnsi="Gotham Book" w:cstheme="minorBidi"/>
          <w:bCs/>
          <w:color w:val="auto"/>
          <w:sz w:val="18"/>
          <w:szCs w:val="18"/>
        </w:rPr>
        <w:t>La Persona Solicitante deberá acreditar que cuenta con la infraestructura física necesaria para el desarrollo del proyecto</w:t>
      </w:r>
      <w:r w:rsidR="0016226E">
        <w:rPr>
          <w:rFonts w:ascii="Gotham Book" w:hAnsi="Gotham Book" w:cstheme="minorBidi"/>
          <w:bCs/>
          <w:color w:val="auto"/>
          <w:sz w:val="18"/>
          <w:szCs w:val="18"/>
        </w:rPr>
        <w:t xml:space="preserve"> (Cumple/No cumple)</w:t>
      </w:r>
      <w:r w:rsidRPr="004C37CE">
        <w:rPr>
          <w:rFonts w:ascii="Gotham Book" w:hAnsi="Gotham Book" w:cstheme="minorBidi"/>
          <w:bCs/>
          <w:color w:val="auto"/>
          <w:sz w:val="18"/>
          <w:szCs w:val="18"/>
        </w:rPr>
        <w:t xml:space="preserve">. </w:t>
      </w:r>
    </w:p>
    <w:p w14:paraId="600C3EC6" w14:textId="77777777" w:rsidR="00C14D6A" w:rsidRPr="004C37CE" w:rsidRDefault="00C14D6A" w:rsidP="00C14D6A">
      <w:pPr>
        <w:pStyle w:val="Default"/>
        <w:jc w:val="both"/>
        <w:rPr>
          <w:rFonts w:ascii="Gotham Book" w:hAnsi="Gotham Book" w:cstheme="minorBidi"/>
          <w:bCs/>
          <w:color w:val="auto"/>
          <w:sz w:val="18"/>
          <w:szCs w:val="18"/>
          <w:highlight w:val="yellow"/>
        </w:rPr>
      </w:pPr>
    </w:p>
    <w:p w14:paraId="50D12B9D" w14:textId="4DA7390F" w:rsidR="00C14D6A" w:rsidRPr="004C37CE" w:rsidRDefault="00C14D6A" w:rsidP="00D05CF5">
      <w:pPr>
        <w:numPr>
          <w:ilvl w:val="0"/>
          <w:numId w:val="29"/>
        </w:numPr>
        <w:jc w:val="both"/>
        <w:rPr>
          <w:rFonts w:ascii="Gotham Book" w:hAnsi="Gotham Book"/>
          <w:bCs/>
          <w:sz w:val="18"/>
          <w:szCs w:val="18"/>
        </w:rPr>
      </w:pPr>
      <w:r w:rsidRPr="004C37CE">
        <w:rPr>
          <w:rFonts w:ascii="Gotham Book" w:hAnsi="Gotham Book"/>
          <w:bCs/>
          <w:sz w:val="18"/>
          <w:szCs w:val="18"/>
        </w:rPr>
        <w:t>Las Propuestas que obtenga un promedio mínimo de 80 (oc</w:t>
      </w:r>
      <w:r w:rsidR="0016226E">
        <w:rPr>
          <w:rFonts w:ascii="Gotham Book" w:hAnsi="Gotham Book"/>
          <w:bCs/>
          <w:sz w:val="18"/>
          <w:szCs w:val="18"/>
        </w:rPr>
        <w:t>henta) puntos, y cumplan con ambos</w:t>
      </w:r>
      <w:r w:rsidRPr="004C37CE">
        <w:rPr>
          <w:rFonts w:ascii="Gotham Book" w:hAnsi="Gotham Book"/>
          <w:bCs/>
          <w:sz w:val="18"/>
          <w:szCs w:val="18"/>
        </w:rPr>
        <w:t xml:space="preserve"> criterios de </w:t>
      </w:r>
      <w:r w:rsidR="0016226E">
        <w:rPr>
          <w:rFonts w:ascii="Gotham Book" w:hAnsi="Gotham Book"/>
          <w:bCs/>
          <w:sz w:val="18"/>
          <w:szCs w:val="18"/>
        </w:rPr>
        <w:t>verificación en instalaciones</w:t>
      </w:r>
      <w:r w:rsidRPr="004C37CE">
        <w:rPr>
          <w:rFonts w:ascii="Gotham Book" w:hAnsi="Gotham Book"/>
          <w:bCs/>
          <w:sz w:val="18"/>
          <w:szCs w:val="18"/>
        </w:rPr>
        <w:t>, continuarán con el proceso de dictaminación.</w:t>
      </w:r>
    </w:p>
    <w:p w14:paraId="0382FF47" w14:textId="77777777" w:rsidR="00C14D6A" w:rsidRPr="004C37CE" w:rsidRDefault="00C14D6A" w:rsidP="00C14D6A">
      <w:pPr>
        <w:pStyle w:val="Default"/>
        <w:jc w:val="both"/>
        <w:rPr>
          <w:rFonts w:ascii="Gotham Book" w:hAnsi="Gotham Book" w:cstheme="minorBidi"/>
          <w:bCs/>
          <w:color w:val="auto"/>
          <w:sz w:val="18"/>
          <w:szCs w:val="18"/>
        </w:rPr>
      </w:pPr>
    </w:p>
    <w:p w14:paraId="53880715" w14:textId="77777777" w:rsidR="00C14D6A" w:rsidRPr="004C37CE" w:rsidRDefault="00C14D6A" w:rsidP="00C14D6A">
      <w:pPr>
        <w:pStyle w:val="Default"/>
        <w:jc w:val="both"/>
        <w:rPr>
          <w:rFonts w:ascii="Gotham Book" w:hAnsi="Gotham Book"/>
          <w:bCs/>
          <w:color w:val="auto"/>
          <w:sz w:val="18"/>
          <w:szCs w:val="18"/>
        </w:rPr>
      </w:pPr>
      <w:r w:rsidRPr="004C37CE">
        <w:rPr>
          <w:rFonts w:ascii="Gotham Book" w:hAnsi="Gotham Book"/>
          <w:bCs/>
          <w:color w:val="auto"/>
          <w:sz w:val="18"/>
          <w:szCs w:val="18"/>
        </w:rPr>
        <w:t xml:space="preserve">Los resultados generados por la Comisión Evaluadora serán inapelables y no serán sujetos de impugnación alguna por parte del Persona Solicitante. </w:t>
      </w:r>
    </w:p>
    <w:p w14:paraId="248484A0" w14:textId="77777777" w:rsidR="00C14D6A" w:rsidRPr="004C37CE" w:rsidRDefault="00C14D6A" w:rsidP="00C14D6A">
      <w:pPr>
        <w:pStyle w:val="Default"/>
        <w:jc w:val="both"/>
        <w:rPr>
          <w:rFonts w:ascii="Gotham Book" w:hAnsi="Gotham Book"/>
          <w:bCs/>
          <w:color w:val="auto"/>
          <w:sz w:val="18"/>
          <w:szCs w:val="18"/>
        </w:rPr>
      </w:pPr>
    </w:p>
    <w:p w14:paraId="0AE0B95B" w14:textId="70629EB2" w:rsidR="00C14D6A" w:rsidRPr="004C37CE" w:rsidRDefault="00BC6CCE" w:rsidP="00C14D6A">
      <w:pPr>
        <w:pStyle w:val="Default"/>
        <w:jc w:val="both"/>
        <w:rPr>
          <w:rFonts w:ascii="Gotham Book" w:hAnsi="Gotham Book"/>
          <w:b/>
          <w:bCs/>
          <w:color w:val="auto"/>
          <w:sz w:val="18"/>
          <w:szCs w:val="18"/>
        </w:rPr>
      </w:pPr>
      <w:r>
        <w:rPr>
          <w:rFonts w:ascii="Gotham Book" w:hAnsi="Gotham Book"/>
          <w:b/>
          <w:bCs/>
          <w:sz w:val="18"/>
          <w:szCs w:val="18"/>
        </w:rPr>
        <w:t>10.1.2.4</w:t>
      </w:r>
      <w:r w:rsidRPr="004C37CE">
        <w:rPr>
          <w:rFonts w:ascii="Gotham Book" w:hAnsi="Gotham Book"/>
          <w:b/>
          <w:bCs/>
          <w:sz w:val="18"/>
          <w:szCs w:val="18"/>
        </w:rPr>
        <w:t>.</w:t>
      </w:r>
      <w:r w:rsidR="00C14D6A" w:rsidRPr="004C37CE">
        <w:rPr>
          <w:rFonts w:ascii="Gotham Book" w:hAnsi="Gotham Book"/>
          <w:b/>
          <w:bCs/>
          <w:color w:val="auto"/>
          <w:sz w:val="18"/>
          <w:szCs w:val="18"/>
        </w:rPr>
        <w:t>2 Funciones y atribuciones de la Comisión Evaluadora</w:t>
      </w:r>
    </w:p>
    <w:p w14:paraId="6A33999E" w14:textId="77777777" w:rsidR="00C14D6A" w:rsidRPr="004C37CE" w:rsidRDefault="00C14D6A" w:rsidP="00C14D6A">
      <w:pPr>
        <w:pStyle w:val="Default"/>
        <w:jc w:val="both"/>
        <w:rPr>
          <w:rFonts w:ascii="Gotham Book" w:hAnsi="Gotham Book" w:cstheme="minorBidi"/>
          <w:bCs/>
          <w:color w:val="auto"/>
          <w:sz w:val="18"/>
          <w:szCs w:val="18"/>
        </w:rPr>
      </w:pPr>
    </w:p>
    <w:p w14:paraId="58994020" w14:textId="77777777" w:rsidR="00C14D6A" w:rsidRPr="004C37CE" w:rsidRDefault="00C14D6A" w:rsidP="00C14D6A">
      <w:pPr>
        <w:pStyle w:val="Default"/>
        <w:ind w:left="426"/>
        <w:jc w:val="both"/>
        <w:rPr>
          <w:rFonts w:ascii="Gotham Book" w:hAnsi="Gotham Book" w:cstheme="minorBidi"/>
          <w:bCs/>
          <w:color w:val="auto"/>
          <w:sz w:val="18"/>
          <w:szCs w:val="18"/>
        </w:rPr>
      </w:pPr>
      <w:r w:rsidRPr="004C37CE">
        <w:rPr>
          <w:rFonts w:ascii="Gotham Book" w:hAnsi="Gotham Book" w:cstheme="minorBidi"/>
          <w:bCs/>
          <w:color w:val="auto"/>
          <w:sz w:val="18"/>
          <w:szCs w:val="18"/>
        </w:rPr>
        <w:t>a)</w:t>
      </w:r>
      <w:r w:rsidRPr="004C37CE">
        <w:rPr>
          <w:rFonts w:ascii="Gotham Book" w:hAnsi="Gotham Book" w:cstheme="minorBidi"/>
          <w:bCs/>
          <w:color w:val="auto"/>
          <w:sz w:val="18"/>
          <w:szCs w:val="18"/>
        </w:rPr>
        <w:tab/>
        <w:t>Participar en el lugar, fecha y hora estipulados para la realización de la evaluación de los proyectos.</w:t>
      </w:r>
    </w:p>
    <w:p w14:paraId="0A3E03E3" w14:textId="77777777" w:rsidR="00C14D6A" w:rsidRPr="004C37CE" w:rsidRDefault="00C14D6A" w:rsidP="00C14D6A">
      <w:pPr>
        <w:pStyle w:val="Default"/>
        <w:ind w:left="426"/>
        <w:jc w:val="both"/>
        <w:rPr>
          <w:rFonts w:ascii="Gotham Book" w:hAnsi="Gotham Book" w:cstheme="minorBidi"/>
          <w:bCs/>
          <w:color w:val="auto"/>
          <w:sz w:val="18"/>
          <w:szCs w:val="18"/>
        </w:rPr>
      </w:pPr>
      <w:r w:rsidRPr="004C37CE">
        <w:rPr>
          <w:rFonts w:ascii="Gotham Book" w:hAnsi="Gotham Book" w:cstheme="minorBidi"/>
          <w:bCs/>
          <w:color w:val="auto"/>
          <w:sz w:val="18"/>
          <w:szCs w:val="18"/>
        </w:rPr>
        <w:t>b)</w:t>
      </w:r>
      <w:r w:rsidRPr="004C37CE">
        <w:rPr>
          <w:rFonts w:ascii="Gotham Book" w:hAnsi="Gotham Book" w:cstheme="minorBidi"/>
          <w:bCs/>
          <w:color w:val="auto"/>
          <w:sz w:val="18"/>
          <w:szCs w:val="18"/>
        </w:rPr>
        <w:tab/>
        <w:t>Aplicar los criterios de evaluación correspondientes a esta etapa.</w:t>
      </w:r>
    </w:p>
    <w:p w14:paraId="0827E366" w14:textId="77777777" w:rsidR="00C14D6A" w:rsidRPr="004C37CE" w:rsidRDefault="00C14D6A" w:rsidP="00C14D6A">
      <w:pPr>
        <w:pStyle w:val="Default"/>
        <w:ind w:left="426"/>
        <w:jc w:val="both"/>
        <w:rPr>
          <w:rFonts w:ascii="Gotham Book" w:hAnsi="Gotham Book" w:cstheme="minorBidi"/>
          <w:bCs/>
          <w:color w:val="auto"/>
          <w:sz w:val="18"/>
          <w:szCs w:val="18"/>
        </w:rPr>
      </w:pPr>
      <w:r w:rsidRPr="004C37CE">
        <w:rPr>
          <w:rFonts w:ascii="Gotham Book" w:hAnsi="Gotham Book" w:cstheme="minorBidi"/>
          <w:bCs/>
          <w:color w:val="auto"/>
          <w:sz w:val="18"/>
          <w:szCs w:val="18"/>
        </w:rPr>
        <w:t>c)</w:t>
      </w:r>
      <w:r w:rsidRPr="004C37CE">
        <w:rPr>
          <w:rFonts w:ascii="Gotham Book" w:hAnsi="Gotham Book" w:cstheme="minorBidi"/>
          <w:bCs/>
          <w:color w:val="auto"/>
          <w:sz w:val="18"/>
          <w:szCs w:val="18"/>
        </w:rPr>
        <w:tab/>
        <w:t>Conducirse con imparcialidad y transparencia en el proceso de evaluación.</w:t>
      </w:r>
    </w:p>
    <w:p w14:paraId="7D4B81EA" w14:textId="77777777" w:rsidR="00C14D6A" w:rsidRPr="004C37CE" w:rsidRDefault="00C14D6A" w:rsidP="00C14D6A">
      <w:pPr>
        <w:pStyle w:val="Default"/>
        <w:ind w:left="426"/>
        <w:jc w:val="both"/>
        <w:rPr>
          <w:rFonts w:ascii="Gotham Book" w:hAnsi="Gotham Book" w:cstheme="minorBidi"/>
          <w:bCs/>
          <w:color w:val="auto"/>
          <w:sz w:val="18"/>
          <w:szCs w:val="18"/>
        </w:rPr>
      </w:pPr>
      <w:r w:rsidRPr="004C37CE">
        <w:rPr>
          <w:rFonts w:ascii="Gotham Book" w:hAnsi="Gotham Book" w:cstheme="minorBidi"/>
          <w:bCs/>
          <w:color w:val="auto"/>
          <w:sz w:val="18"/>
          <w:szCs w:val="18"/>
        </w:rPr>
        <w:t>d)</w:t>
      </w:r>
      <w:r w:rsidRPr="004C37CE">
        <w:rPr>
          <w:rFonts w:ascii="Gotham Book" w:hAnsi="Gotham Book" w:cstheme="minorBidi"/>
          <w:bCs/>
          <w:color w:val="auto"/>
          <w:sz w:val="18"/>
          <w:szCs w:val="18"/>
        </w:rPr>
        <w:tab/>
        <w:t>Realizar las recomendaciones que considere necesarios para cada proyecto, así como los ajustes al presupuesto o plan de trabajo.</w:t>
      </w:r>
    </w:p>
    <w:p w14:paraId="54C3E13F" w14:textId="77777777" w:rsidR="00C14D6A" w:rsidRPr="004C37CE" w:rsidRDefault="00C14D6A" w:rsidP="00C14D6A">
      <w:pPr>
        <w:pStyle w:val="Default"/>
        <w:ind w:left="426"/>
        <w:jc w:val="both"/>
        <w:rPr>
          <w:rFonts w:ascii="Gotham Book" w:hAnsi="Gotham Book" w:cstheme="minorBidi"/>
          <w:color w:val="auto"/>
          <w:sz w:val="18"/>
          <w:szCs w:val="18"/>
        </w:rPr>
      </w:pPr>
      <w:r w:rsidRPr="004C37CE">
        <w:rPr>
          <w:rFonts w:ascii="Gotham Book" w:hAnsi="Gotham Book" w:cstheme="minorBidi"/>
          <w:color w:val="auto"/>
          <w:sz w:val="18"/>
          <w:szCs w:val="18"/>
        </w:rPr>
        <w:t>e)</w:t>
      </w:r>
      <w:r w:rsidRPr="004C37CE">
        <w:rPr>
          <w:rFonts w:ascii="Gotham Book" w:hAnsi="Gotham Book"/>
          <w:color w:val="auto"/>
          <w:sz w:val="18"/>
          <w:szCs w:val="18"/>
        </w:rPr>
        <w:tab/>
      </w:r>
      <w:r w:rsidRPr="004C37CE">
        <w:rPr>
          <w:rFonts w:ascii="Gotham Book" w:hAnsi="Gotham Book" w:cstheme="minorBidi"/>
          <w:color w:val="auto"/>
          <w:sz w:val="18"/>
          <w:szCs w:val="18"/>
        </w:rPr>
        <w:t>Firmar carta de confidencialidad y formato de evaluación</w:t>
      </w:r>
    </w:p>
    <w:p w14:paraId="79A515CF" w14:textId="77777777" w:rsidR="00C14D6A" w:rsidRPr="004C37CE" w:rsidRDefault="00C14D6A" w:rsidP="00C14D6A">
      <w:pPr>
        <w:pStyle w:val="Default"/>
        <w:ind w:left="426"/>
        <w:jc w:val="both"/>
        <w:rPr>
          <w:rFonts w:ascii="Gotham Book" w:hAnsi="Gotham Book" w:cstheme="minorBidi"/>
          <w:color w:val="auto"/>
          <w:sz w:val="18"/>
          <w:szCs w:val="18"/>
        </w:rPr>
      </w:pPr>
      <w:r w:rsidRPr="004C37CE">
        <w:rPr>
          <w:rFonts w:ascii="Gotham Book" w:hAnsi="Gotham Book" w:cstheme="minorBidi"/>
          <w:color w:val="auto"/>
          <w:sz w:val="18"/>
          <w:szCs w:val="18"/>
        </w:rPr>
        <w:lastRenderedPageBreak/>
        <w:t>f)</w:t>
      </w:r>
      <w:r w:rsidRPr="004C37CE">
        <w:rPr>
          <w:rFonts w:ascii="Gotham Book" w:hAnsi="Gotham Book"/>
          <w:color w:val="auto"/>
          <w:sz w:val="18"/>
          <w:szCs w:val="18"/>
        </w:rPr>
        <w:tab/>
      </w:r>
      <w:r w:rsidRPr="004C37CE">
        <w:rPr>
          <w:rFonts w:ascii="Gotham Book" w:hAnsi="Gotham Book" w:cstheme="minorBidi"/>
          <w:color w:val="auto"/>
          <w:sz w:val="18"/>
          <w:szCs w:val="18"/>
        </w:rPr>
        <w:t xml:space="preserve">Firmar el acta en la que consta el desarrollo de la presente etapa de evaluación y en la cual se determinarán las propuestas susceptibles de recibir el apoyo. </w:t>
      </w:r>
    </w:p>
    <w:p w14:paraId="4D42A3EE" w14:textId="77777777" w:rsidR="00C14D6A" w:rsidRPr="004C37CE" w:rsidRDefault="00C14D6A" w:rsidP="00C14D6A">
      <w:pPr>
        <w:pStyle w:val="Default"/>
        <w:ind w:left="426"/>
        <w:jc w:val="both"/>
        <w:rPr>
          <w:rFonts w:ascii="Gotham Book" w:hAnsi="Gotham Book" w:cstheme="minorBidi"/>
          <w:color w:val="auto"/>
          <w:sz w:val="18"/>
          <w:szCs w:val="18"/>
        </w:rPr>
      </w:pPr>
      <w:r w:rsidRPr="004C37CE">
        <w:rPr>
          <w:rFonts w:ascii="Gotham Book" w:hAnsi="Gotham Book" w:cstheme="minorBidi"/>
          <w:color w:val="auto"/>
          <w:sz w:val="18"/>
          <w:szCs w:val="18"/>
        </w:rPr>
        <w:t xml:space="preserve">g) Firmar el formato de verificación de instalaciones  </w:t>
      </w:r>
    </w:p>
    <w:p w14:paraId="1097B383" w14:textId="77777777" w:rsidR="00C14D6A" w:rsidRPr="004C37CE" w:rsidRDefault="00C14D6A" w:rsidP="00C14D6A">
      <w:pPr>
        <w:pStyle w:val="Default"/>
        <w:jc w:val="both"/>
        <w:rPr>
          <w:rFonts w:ascii="Gotham Book" w:hAnsi="Gotham Book" w:cstheme="minorBidi"/>
          <w:bCs/>
          <w:color w:val="auto"/>
          <w:sz w:val="18"/>
          <w:szCs w:val="18"/>
        </w:rPr>
      </w:pPr>
    </w:p>
    <w:p w14:paraId="26CE5819" w14:textId="77777777" w:rsidR="00C14D6A" w:rsidRPr="004C37CE" w:rsidRDefault="00C14D6A" w:rsidP="00C14D6A">
      <w:pPr>
        <w:pStyle w:val="Default"/>
        <w:jc w:val="both"/>
        <w:rPr>
          <w:rFonts w:ascii="Gotham Book" w:hAnsi="Gotham Book" w:cstheme="minorBidi"/>
          <w:bCs/>
          <w:color w:val="auto"/>
          <w:sz w:val="18"/>
          <w:szCs w:val="18"/>
        </w:rPr>
      </w:pPr>
      <w:r w:rsidRPr="004C37CE">
        <w:rPr>
          <w:rFonts w:ascii="Gotham Book" w:hAnsi="Gotham Book" w:cstheme="minorBidi"/>
          <w:bCs/>
          <w:color w:val="auto"/>
          <w:sz w:val="18"/>
          <w:szCs w:val="18"/>
        </w:rPr>
        <w:t>En caso de que la persona evaluadora experta colabore con la Persona Solicitante en el desarrollo de un proyecto, deberá notificarlo a la persona titular de la Dirección de Desarrollo Tecnológico y Vinculación, en un plazo no mayor a 2 (dos) días hábiles posteriores a la invitación emitida por el COMECYT a formar parte de la Comisión Evaluadora.</w:t>
      </w:r>
    </w:p>
    <w:p w14:paraId="551670B3" w14:textId="77777777" w:rsidR="00C14D6A" w:rsidRPr="004C37CE" w:rsidRDefault="00C14D6A" w:rsidP="00C14D6A">
      <w:pPr>
        <w:pStyle w:val="Default"/>
        <w:jc w:val="both"/>
        <w:rPr>
          <w:rFonts w:ascii="Gotham Book" w:hAnsi="Gotham Book" w:cstheme="minorBidi"/>
          <w:bCs/>
          <w:color w:val="auto"/>
          <w:sz w:val="18"/>
          <w:szCs w:val="18"/>
        </w:rPr>
      </w:pPr>
    </w:p>
    <w:p w14:paraId="58EE7704" w14:textId="77777777" w:rsidR="00C14D6A" w:rsidRPr="004C37CE" w:rsidRDefault="00C14D6A" w:rsidP="00C14D6A">
      <w:pPr>
        <w:pStyle w:val="Default"/>
        <w:jc w:val="both"/>
        <w:rPr>
          <w:rFonts w:ascii="Gotham Book" w:hAnsi="Gotham Book" w:cstheme="minorBidi"/>
          <w:bCs/>
          <w:color w:val="auto"/>
          <w:sz w:val="18"/>
          <w:szCs w:val="18"/>
        </w:rPr>
      </w:pPr>
      <w:r w:rsidRPr="004C37CE">
        <w:rPr>
          <w:rFonts w:ascii="Gotham Book" w:hAnsi="Gotham Book" w:cstheme="minorBidi"/>
          <w:bCs/>
          <w:color w:val="auto"/>
          <w:sz w:val="18"/>
          <w:szCs w:val="18"/>
        </w:rPr>
        <w:t>La Dirección de Desarrollo Tecnológico y Vinculación podrá solicitar la Persona Solicitante información adicional, conforme a lo establecido las presentes Reglas.</w:t>
      </w:r>
    </w:p>
    <w:p w14:paraId="4F58B52F" w14:textId="77777777" w:rsidR="00C14D6A" w:rsidRPr="004C37CE" w:rsidRDefault="00C14D6A" w:rsidP="00C14D6A">
      <w:pPr>
        <w:autoSpaceDE w:val="0"/>
        <w:autoSpaceDN w:val="0"/>
        <w:adjustRightInd w:val="0"/>
        <w:jc w:val="both"/>
        <w:rPr>
          <w:rFonts w:ascii="Gotham Book" w:hAnsi="Gotham Book" w:cs="ArialMT"/>
          <w:sz w:val="18"/>
          <w:szCs w:val="18"/>
        </w:rPr>
      </w:pPr>
    </w:p>
    <w:p w14:paraId="192BB906" w14:textId="77777777" w:rsidR="00C14D6A" w:rsidRPr="004C37CE" w:rsidRDefault="00C14D6A" w:rsidP="00C14D6A">
      <w:pPr>
        <w:autoSpaceDE w:val="0"/>
        <w:autoSpaceDN w:val="0"/>
        <w:adjustRightInd w:val="0"/>
        <w:contextualSpacing/>
        <w:jc w:val="both"/>
        <w:rPr>
          <w:rFonts w:ascii="Gotham Book" w:hAnsi="Gotham Book" w:cs="ArialMT"/>
          <w:b/>
          <w:bCs/>
          <w:sz w:val="18"/>
          <w:szCs w:val="18"/>
        </w:rPr>
      </w:pPr>
      <w:r w:rsidRPr="004C37CE">
        <w:rPr>
          <w:rFonts w:ascii="Gotham Book" w:hAnsi="Gotham Book" w:cs="ArialMT"/>
          <w:b/>
          <w:bCs/>
          <w:sz w:val="18"/>
          <w:szCs w:val="18"/>
        </w:rPr>
        <w:t>10.1.3 DICTAMINACIÓN</w:t>
      </w:r>
    </w:p>
    <w:p w14:paraId="3D65D2B4" w14:textId="77777777" w:rsidR="00C14D6A" w:rsidRPr="004C37CE" w:rsidRDefault="00C14D6A" w:rsidP="00C14D6A">
      <w:pPr>
        <w:pStyle w:val="Prrafodelista"/>
        <w:autoSpaceDE w:val="0"/>
        <w:autoSpaceDN w:val="0"/>
        <w:adjustRightInd w:val="0"/>
        <w:ind w:left="792"/>
        <w:jc w:val="both"/>
        <w:rPr>
          <w:rFonts w:ascii="Gotham Book" w:hAnsi="Gotham Book" w:cs="ArialMT"/>
          <w:b/>
          <w:bCs/>
          <w:sz w:val="18"/>
          <w:szCs w:val="18"/>
        </w:rPr>
      </w:pPr>
    </w:p>
    <w:p w14:paraId="06510DB9"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Concluido el proceso de evaluación y teniendo en consideración lo dispuesto en las Reglas y la Convocatoria, la persona titular de la Dirección de Desarrollo Tecnológico y Vinculación analizará los resultados del proceso de evaluación y convocará al proceso de dictaminación conforme a lo establecido en el “Acuerdo por el que se emiten los lineamientos internos del comité de asignación y seguimiento”.</w:t>
      </w:r>
    </w:p>
    <w:p w14:paraId="6E882CE0" w14:textId="77777777" w:rsidR="00C14D6A" w:rsidRPr="004C37CE" w:rsidRDefault="00C14D6A" w:rsidP="00C14D6A">
      <w:pPr>
        <w:autoSpaceDE w:val="0"/>
        <w:autoSpaceDN w:val="0"/>
        <w:adjustRightInd w:val="0"/>
        <w:jc w:val="both"/>
        <w:rPr>
          <w:rFonts w:ascii="Gotham Book" w:hAnsi="Gotham Book" w:cs="ArialMT"/>
          <w:sz w:val="18"/>
          <w:szCs w:val="18"/>
        </w:rPr>
      </w:pPr>
    </w:p>
    <w:p w14:paraId="792E6FD4" w14:textId="77777777" w:rsidR="00C14D6A" w:rsidRPr="004C37CE" w:rsidRDefault="00C14D6A" w:rsidP="00C14D6A">
      <w:pPr>
        <w:autoSpaceDE w:val="0"/>
        <w:autoSpaceDN w:val="0"/>
        <w:adjustRightInd w:val="0"/>
        <w:contextualSpacing/>
        <w:jc w:val="both"/>
        <w:rPr>
          <w:rFonts w:ascii="Gotham Book" w:hAnsi="Gotham Book" w:cs="ArialMT"/>
          <w:b/>
          <w:bCs/>
          <w:sz w:val="18"/>
          <w:szCs w:val="18"/>
        </w:rPr>
      </w:pPr>
      <w:r w:rsidRPr="004C37CE">
        <w:rPr>
          <w:rFonts w:ascii="Gotham Book" w:hAnsi="Gotham Book" w:cs="ArialMT"/>
          <w:b/>
          <w:bCs/>
          <w:sz w:val="18"/>
          <w:szCs w:val="18"/>
        </w:rPr>
        <w:t xml:space="preserve">10.1.4 </w:t>
      </w:r>
      <w:r w:rsidRPr="004C37CE">
        <w:rPr>
          <w:rFonts w:ascii="Gotham Book" w:hAnsi="Gotham Book" w:cs="ArialMT"/>
          <w:b/>
          <w:bCs/>
          <w:sz w:val="18"/>
          <w:szCs w:val="18"/>
        </w:rPr>
        <w:tab/>
        <w:t>NOTIFICACIÓN Y PUBLICACIÓN DE RESULTADOS</w:t>
      </w:r>
    </w:p>
    <w:p w14:paraId="05850BEF" w14:textId="77777777" w:rsidR="00C14D6A" w:rsidRPr="004C37CE" w:rsidRDefault="00C14D6A" w:rsidP="00C14D6A">
      <w:pPr>
        <w:autoSpaceDE w:val="0"/>
        <w:autoSpaceDN w:val="0"/>
        <w:adjustRightInd w:val="0"/>
        <w:contextualSpacing/>
        <w:jc w:val="both"/>
        <w:rPr>
          <w:rFonts w:ascii="Gotham Book" w:hAnsi="Gotham Book" w:cs="ArialMT"/>
          <w:b/>
          <w:bCs/>
          <w:sz w:val="18"/>
          <w:szCs w:val="18"/>
        </w:rPr>
      </w:pPr>
    </w:p>
    <w:p w14:paraId="5C27834C"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Concluido el proceso de dictaminación, la persona titular de la Dirección de Desarrollo Tecnológico y Vinculación, notificará a la persona solicitante, mediante oficio enviado vía correo electrónico, los resultados obtenidos, en un periodo mínimo de 3 (tres) días hábiles.</w:t>
      </w:r>
    </w:p>
    <w:p w14:paraId="72E4F2A4" w14:textId="77777777" w:rsidR="00C14D6A" w:rsidRPr="004C37CE" w:rsidRDefault="00C14D6A" w:rsidP="00C14D6A">
      <w:pPr>
        <w:autoSpaceDE w:val="0"/>
        <w:autoSpaceDN w:val="0"/>
        <w:adjustRightInd w:val="0"/>
        <w:jc w:val="both"/>
        <w:rPr>
          <w:rFonts w:ascii="Gotham Book" w:hAnsi="Gotham Book" w:cs="ArialMT"/>
          <w:sz w:val="18"/>
          <w:szCs w:val="18"/>
        </w:rPr>
      </w:pPr>
    </w:p>
    <w:p w14:paraId="543D7D54"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Los resultados de la dictaminación serán inapelables y no serán sujetos de impugnación alguna por parte de la persona solicitante.</w:t>
      </w:r>
    </w:p>
    <w:p w14:paraId="55FDF42E" w14:textId="77777777" w:rsidR="00C14D6A" w:rsidRPr="004C37CE" w:rsidRDefault="00C14D6A" w:rsidP="00C14D6A">
      <w:pPr>
        <w:autoSpaceDE w:val="0"/>
        <w:autoSpaceDN w:val="0"/>
        <w:adjustRightInd w:val="0"/>
        <w:jc w:val="both"/>
        <w:rPr>
          <w:rFonts w:ascii="Gotham Book" w:hAnsi="Gotham Book" w:cs="ArialMT"/>
          <w:sz w:val="18"/>
          <w:szCs w:val="18"/>
        </w:rPr>
      </w:pPr>
    </w:p>
    <w:p w14:paraId="0A8D5B6F"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Los proyectos aprobados para el otorgamiento del apoyo, serán publicados en la página web del COMECYT, en un periodo mínimo de 5 (cinco) días hábiles posteriores a la notificación de resultados.</w:t>
      </w:r>
    </w:p>
    <w:p w14:paraId="6BF9792E" w14:textId="77777777" w:rsidR="00C14D6A" w:rsidRPr="004C37CE" w:rsidRDefault="00C14D6A" w:rsidP="00C14D6A">
      <w:pPr>
        <w:autoSpaceDE w:val="0"/>
        <w:autoSpaceDN w:val="0"/>
        <w:adjustRightInd w:val="0"/>
        <w:jc w:val="both"/>
        <w:rPr>
          <w:rFonts w:ascii="Gotham Book" w:hAnsi="Gotham Book" w:cs="ArialMT"/>
          <w:sz w:val="18"/>
          <w:szCs w:val="18"/>
        </w:rPr>
      </w:pPr>
    </w:p>
    <w:p w14:paraId="5CAABAF7" w14:textId="77777777" w:rsidR="00C14D6A" w:rsidRPr="004C37CE" w:rsidRDefault="00C14D6A" w:rsidP="00C14D6A">
      <w:pPr>
        <w:autoSpaceDE w:val="0"/>
        <w:autoSpaceDN w:val="0"/>
        <w:adjustRightInd w:val="0"/>
        <w:contextualSpacing/>
        <w:jc w:val="both"/>
        <w:rPr>
          <w:rFonts w:ascii="Gotham Book" w:hAnsi="Gotham Book" w:cs="ArialMT"/>
          <w:b/>
          <w:bCs/>
          <w:sz w:val="18"/>
          <w:szCs w:val="18"/>
        </w:rPr>
      </w:pPr>
      <w:r w:rsidRPr="004C37CE">
        <w:rPr>
          <w:rFonts w:ascii="Gotham Book" w:hAnsi="Gotham Book" w:cs="ArialMT"/>
          <w:b/>
          <w:bCs/>
          <w:sz w:val="18"/>
          <w:szCs w:val="18"/>
        </w:rPr>
        <w:t>10.1.5 FORMALIZACIÓN DEL APOYO ECONÓMICO</w:t>
      </w:r>
    </w:p>
    <w:p w14:paraId="1CD38D3E" w14:textId="77777777" w:rsidR="00C14D6A" w:rsidRPr="004C37CE" w:rsidRDefault="00C14D6A" w:rsidP="00C14D6A">
      <w:pPr>
        <w:autoSpaceDE w:val="0"/>
        <w:autoSpaceDN w:val="0"/>
        <w:adjustRightInd w:val="0"/>
        <w:jc w:val="both"/>
        <w:rPr>
          <w:rFonts w:ascii="Gotham Book" w:hAnsi="Gotham Book" w:cs="ArialMT"/>
          <w:sz w:val="18"/>
          <w:szCs w:val="18"/>
        </w:rPr>
      </w:pPr>
    </w:p>
    <w:p w14:paraId="7ADE527F" w14:textId="3AC95FD1"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El otorgamiento del apoyo se formalizará a través de un convenio de asignación de recursos, suscrito entre el COMECYT y la Persona Beneficiaria, el cual incluirá como anexos,</w:t>
      </w:r>
      <w:r w:rsidR="002A1E45">
        <w:rPr>
          <w:rFonts w:ascii="Gotham Book" w:hAnsi="Gotham Book" w:cs="ArialMT"/>
          <w:sz w:val="18"/>
          <w:szCs w:val="18"/>
        </w:rPr>
        <w:t xml:space="preserve"> Anexo 1.</w:t>
      </w:r>
      <w:r w:rsidRPr="004C37CE">
        <w:rPr>
          <w:rFonts w:ascii="Gotham Book" w:hAnsi="Gotham Book" w:cs="ArialMT"/>
          <w:sz w:val="18"/>
          <w:szCs w:val="18"/>
        </w:rPr>
        <w:t xml:space="preserve"> </w:t>
      </w:r>
      <w:r w:rsidR="002A1E45">
        <w:rPr>
          <w:rFonts w:ascii="Gotham Book" w:hAnsi="Gotham Book" w:cs="ArialMT"/>
          <w:sz w:val="18"/>
          <w:szCs w:val="18"/>
        </w:rPr>
        <w:t>P</w:t>
      </w:r>
      <w:r w:rsidRPr="004C37CE">
        <w:rPr>
          <w:rFonts w:ascii="Gotham Book" w:hAnsi="Gotham Book" w:cs="ArialMT"/>
          <w:sz w:val="18"/>
          <w:szCs w:val="18"/>
        </w:rPr>
        <w:t xml:space="preserve">lan de </w:t>
      </w:r>
      <w:r w:rsidR="002A1E45">
        <w:rPr>
          <w:rFonts w:ascii="Gotham Book" w:hAnsi="Gotham Book" w:cs="ArialMT"/>
          <w:sz w:val="18"/>
          <w:szCs w:val="18"/>
        </w:rPr>
        <w:t>T</w:t>
      </w:r>
      <w:r w:rsidRPr="004C37CE">
        <w:rPr>
          <w:rFonts w:ascii="Gotham Book" w:hAnsi="Gotham Book" w:cs="ArialMT"/>
          <w:sz w:val="18"/>
          <w:szCs w:val="18"/>
        </w:rPr>
        <w:t xml:space="preserve">rabajo y </w:t>
      </w:r>
      <w:r w:rsidR="002A1E45">
        <w:rPr>
          <w:rFonts w:ascii="Gotham Book" w:hAnsi="Gotham Book" w:cs="ArialMT"/>
          <w:sz w:val="18"/>
          <w:szCs w:val="18"/>
        </w:rPr>
        <w:t>Anexo 2.</w:t>
      </w:r>
      <w:r w:rsidRPr="004C37CE">
        <w:rPr>
          <w:rFonts w:ascii="Gotham Book" w:hAnsi="Gotham Book" w:cs="ArialMT"/>
          <w:sz w:val="18"/>
          <w:szCs w:val="18"/>
        </w:rPr>
        <w:t xml:space="preserve"> </w:t>
      </w:r>
      <w:r w:rsidR="002A1E45">
        <w:rPr>
          <w:rFonts w:ascii="Gotham Book" w:hAnsi="Gotham Book" w:cs="ArialMT"/>
          <w:sz w:val="18"/>
          <w:szCs w:val="18"/>
        </w:rPr>
        <w:t>P</w:t>
      </w:r>
      <w:r w:rsidRPr="004C37CE">
        <w:rPr>
          <w:rFonts w:ascii="Gotham Book" w:hAnsi="Gotham Book" w:cs="ArialMT"/>
          <w:sz w:val="18"/>
          <w:szCs w:val="18"/>
        </w:rPr>
        <w:t xml:space="preserve">resupuesto del proyecto, además de los documentos señalados en la convocatoria.  </w:t>
      </w:r>
    </w:p>
    <w:p w14:paraId="3E0FBD36" w14:textId="77777777" w:rsidR="00C14D6A" w:rsidRPr="004C37CE" w:rsidRDefault="00C14D6A" w:rsidP="00C14D6A">
      <w:pPr>
        <w:autoSpaceDE w:val="0"/>
        <w:autoSpaceDN w:val="0"/>
        <w:adjustRightInd w:val="0"/>
        <w:jc w:val="both"/>
        <w:rPr>
          <w:rFonts w:ascii="Gotham Book" w:hAnsi="Gotham Book" w:cs="ArialMT"/>
          <w:sz w:val="18"/>
          <w:szCs w:val="18"/>
        </w:rPr>
      </w:pPr>
    </w:p>
    <w:p w14:paraId="7CDA89D2"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En caso de que la Persona Beneficiaria reciba requerimientos durante el proceso de formalización y estos no sean atendidos en los plazos y formas establecidos por la Dirección de Desarrollo Tecnológico y Vinculación, no se continuará con la formalización del convenio de asignación de recursos, sin que ello genere responsabilidad alguna para el COMECYT.</w:t>
      </w:r>
    </w:p>
    <w:p w14:paraId="66E628E2" w14:textId="77777777" w:rsidR="00C14D6A" w:rsidRPr="004C37CE" w:rsidRDefault="00C14D6A" w:rsidP="00C14D6A">
      <w:pPr>
        <w:autoSpaceDE w:val="0"/>
        <w:autoSpaceDN w:val="0"/>
        <w:adjustRightInd w:val="0"/>
        <w:jc w:val="both"/>
        <w:rPr>
          <w:rFonts w:ascii="Gotham Book" w:hAnsi="Gotham Book" w:cs="ArialMT"/>
          <w:sz w:val="18"/>
          <w:szCs w:val="18"/>
        </w:rPr>
      </w:pPr>
    </w:p>
    <w:p w14:paraId="26BB6003" w14:textId="77777777" w:rsidR="00C14D6A" w:rsidRPr="004C37CE" w:rsidRDefault="00C14D6A" w:rsidP="00C14D6A">
      <w:pPr>
        <w:autoSpaceDE w:val="0"/>
        <w:autoSpaceDN w:val="0"/>
        <w:adjustRightInd w:val="0"/>
        <w:contextualSpacing/>
        <w:jc w:val="both"/>
        <w:rPr>
          <w:rFonts w:ascii="Gotham Book" w:hAnsi="Gotham Book" w:cs="ArialMT"/>
          <w:b/>
          <w:bCs/>
          <w:sz w:val="18"/>
          <w:szCs w:val="18"/>
        </w:rPr>
      </w:pPr>
      <w:r w:rsidRPr="004C37CE">
        <w:rPr>
          <w:rFonts w:ascii="Gotham Book" w:hAnsi="Gotham Book" w:cs="ArialMT"/>
          <w:b/>
          <w:bCs/>
          <w:sz w:val="18"/>
          <w:szCs w:val="18"/>
        </w:rPr>
        <w:t>10.1.6 MINISTRACIÓN DE LOS RECURSOS</w:t>
      </w:r>
    </w:p>
    <w:p w14:paraId="7D5F1ADE" w14:textId="77777777" w:rsidR="00C14D6A" w:rsidRPr="004C37CE" w:rsidRDefault="00C14D6A" w:rsidP="00C14D6A">
      <w:pPr>
        <w:autoSpaceDE w:val="0"/>
        <w:autoSpaceDN w:val="0"/>
        <w:adjustRightInd w:val="0"/>
        <w:jc w:val="both"/>
        <w:rPr>
          <w:rFonts w:ascii="Gotham Book" w:hAnsi="Gotham Book" w:cs="ArialMT"/>
          <w:sz w:val="18"/>
          <w:szCs w:val="18"/>
        </w:rPr>
      </w:pPr>
    </w:p>
    <w:p w14:paraId="4496B74D"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La ministración de los recursos por parte del COMECYT se realizará en máximo dos exhibiciones, mediante transferencia bancaria a la cuenta de uso exclusivo para el desarrollo del proyecto.</w:t>
      </w:r>
    </w:p>
    <w:p w14:paraId="6502DA2A" w14:textId="77777777" w:rsidR="00C14D6A" w:rsidRPr="004C37CE" w:rsidRDefault="00C14D6A" w:rsidP="00C14D6A">
      <w:pPr>
        <w:autoSpaceDE w:val="0"/>
        <w:autoSpaceDN w:val="0"/>
        <w:adjustRightInd w:val="0"/>
        <w:jc w:val="both"/>
        <w:rPr>
          <w:rFonts w:ascii="Gotham Book" w:hAnsi="Gotham Book" w:cs="ArialMT"/>
          <w:sz w:val="18"/>
          <w:szCs w:val="18"/>
        </w:rPr>
      </w:pPr>
    </w:p>
    <w:p w14:paraId="39786B41"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La entrega de la primera ministración se realizará una vez formalizado el convenio de asignación de recursos; la Persona Beneficiaria deberá entregar previo a la ministración lo siguiente:</w:t>
      </w:r>
    </w:p>
    <w:p w14:paraId="5BB768F7" w14:textId="77777777" w:rsidR="00C14D6A" w:rsidRPr="004C37CE" w:rsidRDefault="00C14D6A" w:rsidP="00C14D6A">
      <w:pPr>
        <w:autoSpaceDE w:val="0"/>
        <w:autoSpaceDN w:val="0"/>
        <w:adjustRightInd w:val="0"/>
        <w:ind w:left="708" w:hanging="708"/>
        <w:jc w:val="both"/>
        <w:rPr>
          <w:rFonts w:ascii="Gotham Book" w:hAnsi="Gotham Book" w:cs="ArialMT"/>
          <w:sz w:val="18"/>
          <w:szCs w:val="18"/>
        </w:rPr>
      </w:pPr>
    </w:p>
    <w:p w14:paraId="2642A918" w14:textId="77777777" w:rsidR="00C14D6A" w:rsidRPr="004C37CE" w:rsidRDefault="00C14D6A" w:rsidP="00D05CF5">
      <w:pPr>
        <w:pStyle w:val="TableParagraph"/>
        <w:numPr>
          <w:ilvl w:val="0"/>
          <w:numId w:val="1"/>
        </w:numPr>
        <w:adjustRightInd w:val="0"/>
        <w:contextualSpacing/>
        <w:jc w:val="both"/>
        <w:rPr>
          <w:rFonts w:ascii="Gotham Book" w:hAnsi="Gotham Book" w:cs="ArialMT"/>
          <w:sz w:val="18"/>
          <w:szCs w:val="18"/>
        </w:rPr>
      </w:pPr>
      <w:r w:rsidRPr="004C37CE">
        <w:rPr>
          <w:rFonts w:ascii="Gotham Book" w:hAnsi="Gotham Book" w:cs="ArialMT"/>
          <w:sz w:val="18"/>
          <w:szCs w:val="18"/>
        </w:rPr>
        <w:t>Garantía de cumplimiento que respalde la entrega del apoyo otorgado por el COMECYT</w:t>
      </w:r>
      <w:r>
        <w:rPr>
          <w:rFonts w:ascii="Gotham Book" w:hAnsi="Gotham Book" w:cs="ArialMT"/>
          <w:sz w:val="18"/>
          <w:szCs w:val="18"/>
        </w:rPr>
        <w:t>.</w:t>
      </w:r>
      <w:r w:rsidRPr="005B3C37">
        <w:rPr>
          <w:rFonts w:ascii="Gotham Book" w:hAnsi="Gotham Book"/>
          <w:sz w:val="18"/>
          <w:szCs w:val="18"/>
        </w:rPr>
        <w:t xml:space="preserve"> </w:t>
      </w:r>
      <w:r w:rsidRPr="00740676">
        <w:rPr>
          <w:rFonts w:ascii="Gotham Book" w:hAnsi="Gotham Book"/>
          <w:sz w:val="18"/>
          <w:szCs w:val="18"/>
        </w:rPr>
        <w:t xml:space="preserve">Para </w:t>
      </w:r>
      <w:proofErr w:type="spellStart"/>
      <w:r w:rsidRPr="00740676">
        <w:rPr>
          <w:rFonts w:ascii="Gotham Book" w:hAnsi="Gotham Book"/>
          <w:sz w:val="18"/>
          <w:szCs w:val="18"/>
        </w:rPr>
        <w:t>MiPyMEs</w:t>
      </w:r>
      <w:proofErr w:type="spellEnd"/>
      <w:r>
        <w:rPr>
          <w:rFonts w:ascii="Gotham Book" w:hAnsi="Gotham Book"/>
          <w:sz w:val="18"/>
          <w:szCs w:val="18"/>
        </w:rPr>
        <w:t xml:space="preserve"> y grandes empresas</w:t>
      </w:r>
      <w:r w:rsidRPr="00740676">
        <w:rPr>
          <w:rFonts w:ascii="Gotham Book" w:hAnsi="Gotham Book"/>
          <w:sz w:val="18"/>
          <w:szCs w:val="18"/>
        </w:rPr>
        <w:t>, deberá</w:t>
      </w:r>
      <w:r>
        <w:rPr>
          <w:rFonts w:ascii="Gotham Book" w:hAnsi="Gotham Book"/>
          <w:sz w:val="18"/>
          <w:szCs w:val="18"/>
        </w:rPr>
        <w:t>n</w:t>
      </w:r>
      <w:r w:rsidRPr="00740676">
        <w:rPr>
          <w:rFonts w:ascii="Gotham Book" w:hAnsi="Gotham Book"/>
          <w:sz w:val="18"/>
          <w:szCs w:val="18"/>
        </w:rPr>
        <w:t xml:space="preserve"> presentarse una fianza equivalente al 10% del monto del apoyo autorizado, expedida por una afianzadora autorizada y registrada ante la Secretaría de Finanzas.</w:t>
      </w:r>
    </w:p>
    <w:p w14:paraId="665DBDA1" w14:textId="77777777" w:rsidR="00C14D6A" w:rsidRPr="004C37CE" w:rsidRDefault="00C14D6A" w:rsidP="00D05CF5">
      <w:pPr>
        <w:pStyle w:val="Prrafodelista"/>
        <w:numPr>
          <w:ilvl w:val="0"/>
          <w:numId w:val="25"/>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 xml:space="preserve">Comprobante de la cuenta bancaria exclusiva para el desarrollo del proyecto a nombre la Persona Beneficiaria </w:t>
      </w:r>
    </w:p>
    <w:p w14:paraId="3540C75E" w14:textId="77777777" w:rsidR="00C14D6A" w:rsidRPr="004C37CE" w:rsidRDefault="00C14D6A" w:rsidP="00D05CF5">
      <w:pPr>
        <w:pStyle w:val="Prrafodelista"/>
        <w:numPr>
          <w:ilvl w:val="0"/>
          <w:numId w:val="25"/>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Comprobante de la aportación del recurso concurrente para la ejecución del proyecto</w:t>
      </w:r>
      <w:r>
        <w:rPr>
          <w:rFonts w:ascii="Gotham Book" w:hAnsi="Gotham Book" w:cs="ArialMT"/>
          <w:sz w:val="18"/>
          <w:szCs w:val="18"/>
        </w:rPr>
        <w:t xml:space="preserve">, </w:t>
      </w:r>
      <w:r w:rsidRPr="004C37CE">
        <w:rPr>
          <w:rFonts w:ascii="Gotham Book" w:hAnsi="Gotham Book" w:cs="ArialMT"/>
          <w:sz w:val="18"/>
          <w:szCs w:val="18"/>
        </w:rPr>
        <w:t>en su primera etapa</w:t>
      </w:r>
      <w:r>
        <w:rPr>
          <w:rFonts w:ascii="Gotham Book" w:hAnsi="Gotham Book" w:cs="ArialMT"/>
          <w:sz w:val="18"/>
          <w:szCs w:val="18"/>
        </w:rPr>
        <w:t>, las capturas de pantalla no serán reconocidas.</w:t>
      </w:r>
      <w:r w:rsidRPr="004C37CE">
        <w:rPr>
          <w:rFonts w:ascii="Gotham Book" w:hAnsi="Gotham Book" w:cs="ArialMT"/>
          <w:sz w:val="18"/>
          <w:szCs w:val="18"/>
        </w:rPr>
        <w:t xml:space="preserve"> </w:t>
      </w:r>
    </w:p>
    <w:p w14:paraId="112D40FC" w14:textId="77777777" w:rsidR="00C14D6A" w:rsidRDefault="00C14D6A" w:rsidP="00D05CF5">
      <w:pPr>
        <w:pStyle w:val="Prrafodelista"/>
        <w:numPr>
          <w:ilvl w:val="0"/>
          <w:numId w:val="25"/>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lastRenderedPageBreak/>
        <w:t>Comprobante Fiscal Digital por Internet (CFDI) a nombre de la Persona Beneficiaria, que cumpla con los requisitos correspondientes señalados en el Código Fiscal de la Federación vigente.</w:t>
      </w:r>
    </w:p>
    <w:p w14:paraId="1022C33D" w14:textId="77777777" w:rsidR="00C14D6A" w:rsidRPr="004C37CE" w:rsidRDefault="00C14D6A" w:rsidP="00D05CF5">
      <w:pPr>
        <w:pStyle w:val="Prrafodelista"/>
        <w:numPr>
          <w:ilvl w:val="0"/>
          <w:numId w:val="25"/>
        </w:numPr>
        <w:autoSpaceDE w:val="0"/>
        <w:autoSpaceDN w:val="0"/>
        <w:adjustRightInd w:val="0"/>
        <w:jc w:val="both"/>
        <w:rPr>
          <w:rFonts w:ascii="Gotham Book" w:hAnsi="Gotham Book" w:cs="ArialMT"/>
          <w:sz w:val="18"/>
          <w:szCs w:val="18"/>
        </w:rPr>
      </w:pPr>
      <w:r>
        <w:rPr>
          <w:rFonts w:ascii="Gotham Book" w:hAnsi="Gotham Book" w:cs="ArialMT"/>
          <w:sz w:val="18"/>
          <w:szCs w:val="18"/>
        </w:rPr>
        <w:t>Verificación correspondiente al comprobante digital fiscal.</w:t>
      </w:r>
    </w:p>
    <w:p w14:paraId="20A8BDC6" w14:textId="77777777" w:rsidR="00C14D6A" w:rsidRPr="004C37CE" w:rsidRDefault="00C14D6A" w:rsidP="00D05CF5">
      <w:pPr>
        <w:pStyle w:val="Prrafodelista"/>
        <w:numPr>
          <w:ilvl w:val="0"/>
          <w:numId w:val="25"/>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 xml:space="preserve">Instrumento jurídico de vinculación firmado entre la Persona Beneficiaria y la institución de Educación Media Superior, Superior o Centro de Investigación, </w:t>
      </w:r>
      <w:r w:rsidRPr="004C37CE">
        <w:rPr>
          <w:rFonts w:ascii="Gotham Book" w:hAnsi="Gotham Book"/>
          <w:sz w:val="18"/>
          <w:szCs w:val="18"/>
        </w:rPr>
        <w:t>anexando las actividades tecnológicas a realizar, plazos y costos, incluyendo materiales e insumos para lograr los objetivos del proyecto.</w:t>
      </w:r>
    </w:p>
    <w:p w14:paraId="04851AC4" w14:textId="77777777" w:rsidR="00C14D6A" w:rsidRPr="004C37CE" w:rsidRDefault="00C14D6A" w:rsidP="00C14D6A">
      <w:pPr>
        <w:autoSpaceDE w:val="0"/>
        <w:autoSpaceDN w:val="0"/>
        <w:adjustRightInd w:val="0"/>
        <w:contextualSpacing/>
        <w:jc w:val="both"/>
        <w:rPr>
          <w:rFonts w:ascii="Gotham Book" w:hAnsi="Gotham Book" w:cs="ArialMT"/>
          <w:sz w:val="18"/>
          <w:szCs w:val="18"/>
        </w:rPr>
      </w:pPr>
    </w:p>
    <w:p w14:paraId="01608FC6" w14:textId="77777777" w:rsidR="00C14D6A" w:rsidRPr="004C37CE" w:rsidRDefault="00C14D6A" w:rsidP="00C14D6A">
      <w:pPr>
        <w:autoSpaceDE w:val="0"/>
        <w:autoSpaceDN w:val="0"/>
        <w:adjustRightInd w:val="0"/>
        <w:contextualSpacing/>
        <w:jc w:val="both"/>
        <w:rPr>
          <w:rFonts w:ascii="Gotham Book" w:hAnsi="Gotham Book" w:cs="ArialMT"/>
          <w:sz w:val="18"/>
          <w:szCs w:val="18"/>
        </w:rPr>
      </w:pPr>
      <w:r w:rsidRPr="004C37CE">
        <w:rPr>
          <w:rFonts w:ascii="Gotham Book" w:hAnsi="Gotham Book" w:cs="ArialMT"/>
          <w:sz w:val="18"/>
          <w:szCs w:val="18"/>
        </w:rPr>
        <w:t>De no cumplir con los documentos requeridos en un plazo de máximo 10 (diez) días hábiles contados a partir de la fecha de la firma del convenio, se podrá rescindir el instrumento jurídico, sin que esto origine responsabilidad alguna para el COMECYT.</w:t>
      </w:r>
    </w:p>
    <w:p w14:paraId="707845BD" w14:textId="77777777" w:rsidR="00C14D6A" w:rsidRPr="004C37CE" w:rsidRDefault="00C14D6A" w:rsidP="00C14D6A">
      <w:pPr>
        <w:autoSpaceDE w:val="0"/>
        <w:autoSpaceDN w:val="0"/>
        <w:adjustRightInd w:val="0"/>
        <w:jc w:val="both"/>
        <w:rPr>
          <w:rFonts w:ascii="Gotham Book" w:hAnsi="Gotham Book" w:cs="ArialMT"/>
          <w:sz w:val="18"/>
          <w:szCs w:val="18"/>
        </w:rPr>
      </w:pPr>
    </w:p>
    <w:p w14:paraId="5118674F" w14:textId="77777777" w:rsidR="00C14D6A" w:rsidRPr="004C37CE" w:rsidRDefault="00C14D6A" w:rsidP="00C14D6A">
      <w:pPr>
        <w:autoSpaceDE w:val="0"/>
        <w:autoSpaceDN w:val="0"/>
        <w:adjustRightInd w:val="0"/>
        <w:jc w:val="both"/>
        <w:rPr>
          <w:rFonts w:ascii="Gotham Book" w:hAnsi="Gotham Book" w:cs="ArialMT"/>
          <w:sz w:val="18"/>
          <w:szCs w:val="18"/>
        </w:rPr>
      </w:pPr>
      <w:bookmarkStart w:id="12" w:name="_Hlk173328952"/>
      <w:r w:rsidRPr="004C37CE">
        <w:rPr>
          <w:rFonts w:ascii="Gotham Book" w:hAnsi="Gotham Book" w:cs="ArialMT"/>
          <w:sz w:val="18"/>
          <w:szCs w:val="18"/>
        </w:rPr>
        <w:t>En caso de ministraciones subsecuentes, la entrega de recursos estará sujeta a la evaluación favorable de los reportes técnico y financiero correspondientes, la Persona Beneficiaria, además deberá presentar:</w:t>
      </w:r>
    </w:p>
    <w:bookmarkEnd w:id="12"/>
    <w:p w14:paraId="30402CA0" w14:textId="77777777" w:rsidR="00C14D6A" w:rsidRPr="004C37CE" w:rsidRDefault="00C14D6A" w:rsidP="00C14D6A">
      <w:pPr>
        <w:autoSpaceDE w:val="0"/>
        <w:autoSpaceDN w:val="0"/>
        <w:adjustRightInd w:val="0"/>
        <w:jc w:val="both"/>
        <w:rPr>
          <w:rFonts w:ascii="Gotham Book" w:hAnsi="Gotham Book" w:cs="ArialMT"/>
          <w:sz w:val="18"/>
          <w:szCs w:val="18"/>
        </w:rPr>
      </w:pPr>
    </w:p>
    <w:p w14:paraId="28FCB152" w14:textId="77777777" w:rsidR="00C14D6A" w:rsidRDefault="00C14D6A" w:rsidP="00D05CF5">
      <w:pPr>
        <w:pStyle w:val="Prrafodelista"/>
        <w:numPr>
          <w:ilvl w:val="0"/>
          <w:numId w:val="26"/>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Comprobante de la aportación del recurso concurrente para la ejecución del proyecto</w:t>
      </w:r>
      <w:r>
        <w:rPr>
          <w:rFonts w:ascii="Gotham Book" w:hAnsi="Gotham Book" w:cs="ArialMT"/>
          <w:sz w:val="18"/>
          <w:szCs w:val="18"/>
        </w:rPr>
        <w:t>, las capturas de pantalla no serán reconocidas</w:t>
      </w:r>
      <w:r w:rsidRPr="004C37CE">
        <w:rPr>
          <w:rFonts w:ascii="Gotham Book" w:hAnsi="Gotham Book" w:cs="ArialMT"/>
          <w:sz w:val="18"/>
          <w:szCs w:val="18"/>
        </w:rPr>
        <w:t>.</w:t>
      </w:r>
    </w:p>
    <w:p w14:paraId="012B5D4D" w14:textId="77777777" w:rsidR="00C14D6A" w:rsidRPr="004C37CE" w:rsidRDefault="00C14D6A" w:rsidP="00D05CF5">
      <w:pPr>
        <w:pStyle w:val="Prrafodelista"/>
        <w:numPr>
          <w:ilvl w:val="0"/>
          <w:numId w:val="26"/>
        </w:numPr>
        <w:autoSpaceDE w:val="0"/>
        <w:autoSpaceDN w:val="0"/>
        <w:adjustRightInd w:val="0"/>
        <w:jc w:val="both"/>
        <w:rPr>
          <w:rFonts w:ascii="Gotham Book" w:hAnsi="Gotham Book" w:cs="ArialMT"/>
          <w:sz w:val="18"/>
          <w:szCs w:val="18"/>
        </w:rPr>
      </w:pPr>
      <w:r>
        <w:rPr>
          <w:rFonts w:ascii="Gotham Book" w:hAnsi="Gotham Book" w:cs="ArialMT"/>
          <w:sz w:val="18"/>
          <w:szCs w:val="18"/>
        </w:rPr>
        <w:t>Verificación correspondiente al comprobante digital fiscal.</w:t>
      </w:r>
    </w:p>
    <w:p w14:paraId="77A70386" w14:textId="77777777" w:rsidR="00C14D6A" w:rsidRPr="004C37CE" w:rsidRDefault="00C14D6A" w:rsidP="00D05CF5">
      <w:pPr>
        <w:pStyle w:val="Prrafodelista"/>
        <w:numPr>
          <w:ilvl w:val="0"/>
          <w:numId w:val="26"/>
        </w:numPr>
        <w:autoSpaceDE w:val="0"/>
        <w:autoSpaceDN w:val="0"/>
        <w:adjustRightInd w:val="0"/>
        <w:spacing w:after="200" w:line="276" w:lineRule="auto"/>
        <w:jc w:val="both"/>
        <w:rPr>
          <w:rFonts w:ascii="Gotham Book" w:hAnsi="Gotham Book" w:cs="ArialMT"/>
          <w:sz w:val="18"/>
          <w:szCs w:val="18"/>
        </w:rPr>
      </w:pPr>
      <w:r w:rsidRPr="004C37CE">
        <w:rPr>
          <w:rFonts w:ascii="Gotham Book" w:hAnsi="Gotham Book" w:cs="ArialMT"/>
          <w:sz w:val="18"/>
          <w:szCs w:val="18"/>
        </w:rPr>
        <w:t>Comprobante Fiscal Digital por Internet (CFDI) a nombre de la Persona Beneficiaria, que cumpla con los requisitos correspondientes señalados en el Código Fiscal de la Federación vigente.</w:t>
      </w:r>
    </w:p>
    <w:p w14:paraId="5D3F207E"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Las etapas deberán ser continuas e ininterrumpidas, entendiéndose que mientras éstas sean evaluadas, la Persona Beneficiaria continuará trabajando con su recurso concurrente.</w:t>
      </w:r>
    </w:p>
    <w:p w14:paraId="59CE6E0B" w14:textId="77777777" w:rsidR="00C14D6A" w:rsidRPr="004C37CE" w:rsidRDefault="00C14D6A" w:rsidP="00C14D6A">
      <w:pPr>
        <w:autoSpaceDE w:val="0"/>
        <w:autoSpaceDN w:val="0"/>
        <w:adjustRightInd w:val="0"/>
        <w:jc w:val="both"/>
        <w:rPr>
          <w:rFonts w:ascii="Gotham Book" w:hAnsi="Gotham Book" w:cs="ArialMT"/>
          <w:sz w:val="18"/>
          <w:szCs w:val="18"/>
        </w:rPr>
      </w:pPr>
    </w:p>
    <w:p w14:paraId="5F6087E4" w14:textId="48A13280" w:rsidR="00C14D6A" w:rsidRPr="004C37CE" w:rsidRDefault="00C14D6A" w:rsidP="00C14D6A">
      <w:pPr>
        <w:autoSpaceDE w:val="0"/>
        <w:autoSpaceDN w:val="0"/>
        <w:adjustRightInd w:val="0"/>
        <w:contextualSpacing/>
        <w:jc w:val="both"/>
        <w:rPr>
          <w:rFonts w:ascii="Gotham Book" w:hAnsi="Gotham Book" w:cs="ArialMT"/>
          <w:b/>
          <w:bCs/>
          <w:sz w:val="18"/>
          <w:szCs w:val="18"/>
        </w:rPr>
      </w:pPr>
      <w:r w:rsidRPr="004C37CE">
        <w:rPr>
          <w:rFonts w:ascii="Gotham Book" w:hAnsi="Gotham Book" w:cs="ArialMT"/>
          <w:b/>
          <w:bCs/>
          <w:sz w:val="18"/>
          <w:szCs w:val="18"/>
        </w:rPr>
        <w:t xml:space="preserve">10.1.7 </w:t>
      </w:r>
      <w:r w:rsidR="00BC6CCE" w:rsidRPr="004C37CE">
        <w:rPr>
          <w:rFonts w:ascii="Gotham Book" w:hAnsi="Gotham Book" w:cs="ArialMT"/>
          <w:b/>
          <w:bCs/>
          <w:sz w:val="18"/>
          <w:szCs w:val="18"/>
        </w:rPr>
        <w:t>RUBROS AUTORIZADOS Y NO AUTORIZADOS</w:t>
      </w:r>
    </w:p>
    <w:p w14:paraId="154A2540" w14:textId="77777777" w:rsidR="00C14D6A" w:rsidRPr="004C37CE" w:rsidRDefault="00C14D6A" w:rsidP="00D05CF5">
      <w:pPr>
        <w:pStyle w:val="Prrafodelista"/>
        <w:numPr>
          <w:ilvl w:val="3"/>
          <w:numId w:val="34"/>
        </w:numPr>
        <w:autoSpaceDE w:val="0"/>
        <w:autoSpaceDN w:val="0"/>
        <w:adjustRightInd w:val="0"/>
        <w:spacing w:after="200" w:line="276" w:lineRule="auto"/>
        <w:ind w:left="709" w:hanging="283"/>
        <w:contextualSpacing w:val="0"/>
        <w:jc w:val="both"/>
        <w:rPr>
          <w:rFonts w:ascii="Gotham Book" w:hAnsi="Gotham Book" w:cs="ArialMT"/>
          <w:b/>
          <w:bCs/>
          <w:sz w:val="18"/>
          <w:szCs w:val="18"/>
        </w:rPr>
      </w:pPr>
      <w:r w:rsidRPr="004C37CE">
        <w:rPr>
          <w:rFonts w:ascii="Gotham Book" w:hAnsi="Gotham Book" w:cs="ArialMT"/>
          <w:b/>
          <w:bCs/>
          <w:sz w:val="18"/>
          <w:szCs w:val="18"/>
        </w:rPr>
        <w:t>Rubros Autorizados</w:t>
      </w:r>
    </w:p>
    <w:p w14:paraId="5883BF8C" w14:textId="5C612F3E" w:rsidR="00C14D6A" w:rsidRPr="004C37CE" w:rsidRDefault="00C14D6A" w:rsidP="00D05CF5">
      <w:pPr>
        <w:pStyle w:val="Prrafodelista"/>
        <w:numPr>
          <w:ilvl w:val="0"/>
          <w:numId w:val="33"/>
        </w:numPr>
        <w:autoSpaceDE w:val="0"/>
        <w:autoSpaceDN w:val="0"/>
        <w:adjustRightInd w:val="0"/>
        <w:spacing w:after="200" w:line="276" w:lineRule="auto"/>
        <w:jc w:val="both"/>
        <w:rPr>
          <w:rFonts w:ascii="Gotham Book" w:hAnsi="Gotham Book"/>
          <w:sz w:val="18"/>
          <w:szCs w:val="18"/>
        </w:rPr>
      </w:pPr>
      <w:r w:rsidRPr="004C37CE">
        <w:rPr>
          <w:rFonts w:ascii="Gotham Book" w:hAnsi="Gotham Book" w:cs="ArialMT"/>
          <w:sz w:val="18"/>
          <w:szCs w:val="18"/>
        </w:rPr>
        <w:t>Servicios de Vinculación con la institución de Educación Media Superior, Superior o Centro de Investigación. Para este rubro</w:t>
      </w:r>
      <w:r w:rsidRPr="004C37CE">
        <w:rPr>
          <w:rFonts w:ascii="Gotham Book" w:hAnsi="Gotham Book"/>
          <w:sz w:val="18"/>
          <w:szCs w:val="18"/>
        </w:rPr>
        <w:t xml:space="preserve"> solo se reconocerán las actividades tecnológicas realizadas por la Institución o Centro. </w:t>
      </w:r>
      <w:r w:rsidR="006F507B">
        <w:rPr>
          <w:rFonts w:ascii="Gotham Book" w:hAnsi="Gotham Book"/>
          <w:sz w:val="18"/>
          <w:szCs w:val="18"/>
        </w:rPr>
        <w:t>S</w:t>
      </w:r>
      <w:r w:rsidRPr="004C37CE">
        <w:rPr>
          <w:rFonts w:ascii="Gotham Book" w:hAnsi="Gotham Book"/>
          <w:sz w:val="18"/>
          <w:szCs w:val="18"/>
        </w:rPr>
        <w:t>e podrá utilizar hasta un 50 por ciento del monto total</w:t>
      </w:r>
      <w:r w:rsidR="00FF09DC">
        <w:rPr>
          <w:rFonts w:ascii="Gotham Book" w:hAnsi="Gotham Book"/>
          <w:sz w:val="18"/>
          <w:szCs w:val="18"/>
        </w:rPr>
        <w:t xml:space="preserve"> solicitado</w:t>
      </w:r>
      <w:r w:rsidRPr="004C37CE">
        <w:rPr>
          <w:rFonts w:ascii="Gotham Book" w:hAnsi="Gotham Book"/>
          <w:sz w:val="18"/>
          <w:szCs w:val="18"/>
        </w:rPr>
        <w:t>. En caso de que la vinculación sea con alguna institución pública</w:t>
      </w:r>
      <w:r w:rsidR="00062370">
        <w:rPr>
          <w:rFonts w:ascii="Gotham Book" w:hAnsi="Gotham Book"/>
          <w:sz w:val="18"/>
          <w:szCs w:val="18"/>
        </w:rPr>
        <w:t xml:space="preserve"> </w:t>
      </w:r>
      <w:r w:rsidRPr="004C37CE">
        <w:rPr>
          <w:rFonts w:ascii="Gotham Book" w:hAnsi="Gotham Book"/>
          <w:sz w:val="18"/>
          <w:szCs w:val="18"/>
        </w:rPr>
        <w:t>de Educación Media o Superior</w:t>
      </w:r>
      <w:r w:rsidR="00062370">
        <w:rPr>
          <w:rFonts w:ascii="Gotham Book" w:hAnsi="Gotham Book"/>
          <w:sz w:val="18"/>
          <w:szCs w:val="18"/>
        </w:rPr>
        <w:t xml:space="preserve"> o Centro de Investigación</w:t>
      </w:r>
      <w:r w:rsidR="0045156C">
        <w:rPr>
          <w:rFonts w:ascii="Gotham Book" w:hAnsi="Gotham Book"/>
          <w:sz w:val="18"/>
          <w:szCs w:val="18"/>
        </w:rPr>
        <w:t xml:space="preserve"> del Estado de México,</w:t>
      </w:r>
      <w:r w:rsidRPr="004C37CE">
        <w:rPr>
          <w:rFonts w:ascii="Gotham Book" w:hAnsi="Gotham Book"/>
          <w:sz w:val="18"/>
          <w:szCs w:val="18"/>
        </w:rPr>
        <w:t xml:space="preserve"> se podrá utilizar hasta un 60 por ciento del monto total</w:t>
      </w:r>
      <w:r w:rsidR="00FF09DC">
        <w:rPr>
          <w:rFonts w:ascii="Gotham Book" w:hAnsi="Gotham Book"/>
          <w:sz w:val="18"/>
          <w:szCs w:val="18"/>
        </w:rPr>
        <w:t xml:space="preserve"> solicitado</w:t>
      </w:r>
      <w:r w:rsidRPr="004C37CE">
        <w:rPr>
          <w:rFonts w:ascii="Gotham Book" w:hAnsi="Gotham Book"/>
          <w:sz w:val="18"/>
          <w:szCs w:val="18"/>
        </w:rPr>
        <w:t>.</w:t>
      </w:r>
    </w:p>
    <w:p w14:paraId="515839A5" w14:textId="77777777" w:rsidR="00C14D6A" w:rsidRPr="004C37CE" w:rsidRDefault="00C14D6A" w:rsidP="00C14D6A">
      <w:pPr>
        <w:pStyle w:val="Prrafodelista"/>
        <w:autoSpaceDE w:val="0"/>
        <w:autoSpaceDN w:val="0"/>
        <w:adjustRightInd w:val="0"/>
        <w:jc w:val="both"/>
        <w:rPr>
          <w:rFonts w:ascii="Gotham Book" w:hAnsi="Gotham Book" w:cs="ArialMT"/>
          <w:sz w:val="18"/>
          <w:szCs w:val="18"/>
        </w:rPr>
      </w:pPr>
    </w:p>
    <w:p w14:paraId="40A85C56" w14:textId="77777777" w:rsidR="00C14D6A" w:rsidRPr="004C37CE" w:rsidRDefault="00C14D6A" w:rsidP="00D05CF5">
      <w:pPr>
        <w:pStyle w:val="Prrafodelista"/>
        <w:numPr>
          <w:ilvl w:val="0"/>
          <w:numId w:val="33"/>
        </w:numPr>
        <w:autoSpaceDE w:val="0"/>
        <w:autoSpaceDN w:val="0"/>
        <w:adjustRightInd w:val="0"/>
        <w:spacing w:after="200" w:line="276" w:lineRule="auto"/>
        <w:jc w:val="both"/>
        <w:rPr>
          <w:rFonts w:ascii="Gotham Book" w:hAnsi="Gotham Book" w:cs="ArialMT"/>
          <w:sz w:val="18"/>
          <w:szCs w:val="18"/>
        </w:rPr>
      </w:pPr>
      <w:r w:rsidRPr="004C37CE">
        <w:rPr>
          <w:rFonts w:ascii="Gotham Book" w:hAnsi="Gotham Book" w:cs="ArialMT"/>
          <w:sz w:val="18"/>
          <w:szCs w:val="18"/>
        </w:rPr>
        <w:t>Adquisición de licencias de software especializado: Para este rubro</w:t>
      </w:r>
      <w:r w:rsidRPr="004C37CE">
        <w:rPr>
          <w:rFonts w:ascii="Gotham Book" w:hAnsi="Gotham Book"/>
          <w:sz w:val="18"/>
          <w:szCs w:val="18"/>
        </w:rPr>
        <w:t xml:space="preserve"> solo se reconocerá software especializado para el desarrollo del proyecto y no se reconocerá software de tipo administrativo </w:t>
      </w:r>
      <w:r w:rsidRPr="004C37CE">
        <w:rPr>
          <w:rFonts w:ascii="Gotham Book" w:hAnsi="Gotham Book" w:cs="ArialMT"/>
          <w:sz w:val="18"/>
          <w:szCs w:val="18"/>
        </w:rPr>
        <w:t>Adquisición y/o arrendamiento de equipo, herramientas, insumos y maquinaria: Para este rubro</w:t>
      </w:r>
      <w:r w:rsidRPr="004C37CE">
        <w:rPr>
          <w:rFonts w:ascii="Gotham Book" w:hAnsi="Gotham Book"/>
          <w:sz w:val="18"/>
          <w:szCs w:val="18"/>
        </w:rPr>
        <w:t xml:space="preserve"> solo se reconocerá aquellos </w:t>
      </w:r>
      <w:r w:rsidRPr="004C37CE">
        <w:rPr>
          <w:rFonts w:ascii="Gotham Book" w:hAnsi="Gotham Book" w:cs="ArialMT"/>
          <w:sz w:val="18"/>
          <w:szCs w:val="18"/>
        </w:rPr>
        <w:t xml:space="preserve">requeridos para el desarrollo del proyecto y no disponibles en las instalaciones de la persona Beneficiaria o en la institución o Centro; </w:t>
      </w:r>
    </w:p>
    <w:p w14:paraId="15EB3094" w14:textId="77777777" w:rsidR="00C14D6A" w:rsidRPr="004C37CE" w:rsidRDefault="00C14D6A" w:rsidP="00C14D6A">
      <w:pPr>
        <w:pStyle w:val="Prrafodelista"/>
        <w:autoSpaceDE w:val="0"/>
        <w:autoSpaceDN w:val="0"/>
        <w:adjustRightInd w:val="0"/>
        <w:jc w:val="both"/>
        <w:rPr>
          <w:rFonts w:ascii="Gotham Book" w:hAnsi="Gotham Book" w:cs="ArialMT"/>
          <w:sz w:val="18"/>
          <w:szCs w:val="18"/>
        </w:rPr>
      </w:pPr>
    </w:p>
    <w:p w14:paraId="7AB34F5D" w14:textId="175E5171" w:rsidR="00C14D6A" w:rsidRPr="004C37CE" w:rsidRDefault="00C14D6A" w:rsidP="00D05CF5">
      <w:pPr>
        <w:pStyle w:val="Prrafodelista"/>
        <w:numPr>
          <w:ilvl w:val="0"/>
          <w:numId w:val="33"/>
        </w:numPr>
        <w:spacing w:after="200" w:line="276" w:lineRule="auto"/>
        <w:contextualSpacing w:val="0"/>
        <w:jc w:val="both"/>
        <w:rPr>
          <w:rFonts w:ascii="Gotham Book" w:hAnsi="Gotham Book" w:cs="ArialMT"/>
          <w:sz w:val="18"/>
          <w:szCs w:val="18"/>
        </w:rPr>
      </w:pPr>
      <w:r w:rsidRPr="004C37CE">
        <w:rPr>
          <w:rFonts w:ascii="Gotham Book" w:hAnsi="Gotham Book" w:cs="ArialMT"/>
          <w:sz w:val="18"/>
          <w:szCs w:val="18"/>
        </w:rPr>
        <w:t xml:space="preserve">Adquisición de materiales o insumos, tales como: reactivos, agroquímicos, metales, sustancias químicas, cristalería de laboratorios, instrumentos de medición, tarjetas de adquisición de datos, materiales eléctricos y electrónicos, entre otros, exclusivamente los necesarios para el desarrollo del Proyecto, debiendo ser justificados de forma clara y precisa dentro de la ficha técnica del Proyecto y del Anexo 1. Plan de trabajo. Para este rubro no se deberá exceder del 15 por ciento de </w:t>
      </w:r>
      <w:r w:rsidR="00FF09DC" w:rsidRPr="004C37CE">
        <w:rPr>
          <w:rFonts w:ascii="Gotham Book" w:hAnsi="Gotham Book"/>
          <w:sz w:val="18"/>
          <w:szCs w:val="18"/>
        </w:rPr>
        <w:t>monto total</w:t>
      </w:r>
      <w:r w:rsidR="00FF09DC">
        <w:rPr>
          <w:rFonts w:ascii="Gotham Book" w:hAnsi="Gotham Book"/>
          <w:sz w:val="18"/>
          <w:szCs w:val="18"/>
        </w:rPr>
        <w:t xml:space="preserve"> solicitado</w:t>
      </w:r>
      <w:r w:rsidRPr="004C37CE">
        <w:rPr>
          <w:rFonts w:ascii="Gotham Book" w:hAnsi="Gotham Book" w:cs="ArialMT"/>
          <w:sz w:val="18"/>
          <w:szCs w:val="18"/>
        </w:rPr>
        <w:t>.</w:t>
      </w:r>
      <w:bookmarkStart w:id="13" w:name="_Hlk219243634"/>
      <w:r w:rsidRPr="004C37CE">
        <w:rPr>
          <w:rFonts w:ascii="Gotham Book" w:hAnsi="Gotham Book" w:cs="ArialMT"/>
          <w:sz w:val="18"/>
          <w:szCs w:val="18"/>
        </w:rPr>
        <w:t xml:space="preserve"> </w:t>
      </w:r>
    </w:p>
    <w:p w14:paraId="4BF8AC6E" w14:textId="77777777" w:rsidR="00C14D6A" w:rsidRPr="004C37CE" w:rsidRDefault="00C14D6A" w:rsidP="00D05CF5">
      <w:pPr>
        <w:pStyle w:val="Prrafodelista"/>
        <w:numPr>
          <w:ilvl w:val="0"/>
          <w:numId w:val="33"/>
        </w:numPr>
        <w:spacing w:after="200" w:line="276" w:lineRule="auto"/>
        <w:contextualSpacing w:val="0"/>
        <w:jc w:val="both"/>
        <w:rPr>
          <w:rFonts w:ascii="Gotham Book" w:hAnsi="Gotham Book" w:cs="ArialMT"/>
          <w:sz w:val="18"/>
          <w:szCs w:val="18"/>
        </w:rPr>
      </w:pPr>
      <w:r w:rsidRPr="004C37CE">
        <w:rPr>
          <w:rFonts w:ascii="Gotham Book" w:hAnsi="Gotham Book" w:cs="ArialMT"/>
          <w:sz w:val="18"/>
          <w:szCs w:val="18"/>
        </w:rPr>
        <w:t xml:space="preserve">Adquisición y/o arrendamiento de equipo, herramientas y maquinaria: Para este rubro sólo se reconocerán aquellos requeridos para el desarrollo del proyecto y no disponibles en las instalaciones de la persona Beneficiaria o en la institución o Centro; </w:t>
      </w:r>
      <w:r w:rsidRPr="004C37CE">
        <w:rPr>
          <w:rFonts w:ascii="Gotham Book" w:hAnsi="Gotham Book"/>
          <w:sz w:val="18"/>
          <w:szCs w:val="18"/>
        </w:rPr>
        <w:t>en el caso de ser equipo de cómputo debe ser específicamente de componentes complejos estrictamente necesarios para el desarrollo del proyecto</w:t>
      </w:r>
    </w:p>
    <w:bookmarkEnd w:id="13"/>
    <w:p w14:paraId="1DFBC55D" w14:textId="18670F74" w:rsidR="00C14D6A" w:rsidRPr="004C37CE" w:rsidRDefault="00C14D6A" w:rsidP="00D05CF5">
      <w:pPr>
        <w:pStyle w:val="Prrafodelista"/>
        <w:numPr>
          <w:ilvl w:val="0"/>
          <w:numId w:val="33"/>
        </w:numPr>
        <w:spacing w:after="200" w:line="276" w:lineRule="auto"/>
        <w:contextualSpacing w:val="0"/>
        <w:jc w:val="both"/>
        <w:rPr>
          <w:rFonts w:ascii="Gotham Book" w:hAnsi="Gotham Book" w:cs="ArialMT"/>
          <w:sz w:val="18"/>
          <w:szCs w:val="18"/>
        </w:rPr>
      </w:pPr>
      <w:r w:rsidRPr="004C37CE">
        <w:rPr>
          <w:rFonts w:ascii="Gotham Book" w:hAnsi="Gotham Book" w:cs="ArialMT"/>
          <w:sz w:val="18"/>
          <w:szCs w:val="18"/>
        </w:rPr>
        <w:t xml:space="preserve">Diseño y prototipos de prueba: Erogaciones necesarias para la implementación de prototipos de prueba y modelos demostrativos a nivel piloto que confirmen la validez de la metodología y la calidad de la innovación tecnológica; para este rubro no se deberá exceder del 10 por ciento del </w:t>
      </w:r>
      <w:r w:rsidR="00FF09DC" w:rsidRPr="004C37CE">
        <w:rPr>
          <w:rFonts w:ascii="Gotham Book" w:hAnsi="Gotham Book"/>
          <w:sz w:val="18"/>
          <w:szCs w:val="18"/>
        </w:rPr>
        <w:t>monto total</w:t>
      </w:r>
      <w:r w:rsidR="00FF09DC">
        <w:rPr>
          <w:rFonts w:ascii="Gotham Book" w:hAnsi="Gotham Book"/>
          <w:sz w:val="18"/>
          <w:szCs w:val="18"/>
        </w:rPr>
        <w:t xml:space="preserve"> solicitado</w:t>
      </w:r>
      <w:r w:rsidRPr="004C37CE">
        <w:rPr>
          <w:rFonts w:ascii="Gotham Book" w:hAnsi="Gotham Book" w:cs="ArialMT"/>
          <w:sz w:val="18"/>
          <w:szCs w:val="18"/>
        </w:rPr>
        <w:t>.</w:t>
      </w:r>
    </w:p>
    <w:p w14:paraId="5ECF4C9C" w14:textId="44C89FD8" w:rsidR="00C14D6A" w:rsidRDefault="00C14D6A" w:rsidP="00D05CF5">
      <w:pPr>
        <w:pStyle w:val="Prrafodelista"/>
        <w:numPr>
          <w:ilvl w:val="0"/>
          <w:numId w:val="33"/>
        </w:numPr>
        <w:spacing w:after="200" w:line="276" w:lineRule="auto"/>
        <w:contextualSpacing w:val="0"/>
        <w:jc w:val="both"/>
        <w:rPr>
          <w:rFonts w:ascii="Gotham Book" w:hAnsi="Gotham Book" w:cs="ArialMT"/>
          <w:sz w:val="18"/>
          <w:szCs w:val="18"/>
        </w:rPr>
      </w:pPr>
      <w:r w:rsidRPr="004C37CE">
        <w:rPr>
          <w:rFonts w:ascii="Gotham Book" w:hAnsi="Gotham Book" w:cs="ArialMT"/>
          <w:sz w:val="18"/>
          <w:szCs w:val="18"/>
        </w:rPr>
        <w:lastRenderedPageBreak/>
        <w:t xml:space="preserve">Pago de registros y certificaciones, normas oficiales tales como manifestación de impacto ambiental, certificaciones sanitarias, nacionales e internacionales entre otras; para este rubro no se deberá exceder del 20 por ciento del </w:t>
      </w:r>
      <w:r w:rsidR="00FF09DC" w:rsidRPr="004C37CE">
        <w:rPr>
          <w:rFonts w:ascii="Gotham Book" w:hAnsi="Gotham Book"/>
          <w:sz w:val="18"/>
          <w:szCs w:val="18"/>
        </w:rPr>
        <w:t>monto total</w:t>
      </w:r>
      <w:r w:rsidR="00FF09DC">
        <w:rPr>
          <w:rFonts w:ascii="Gotham Book" w:hAnsi="Gotham Book"/>
          <w:sz w:val="18"/>
          <w:szCs w:val="18"/>
        </w:rPr>
        <w:t xml:space="preserve"> solicitado</w:t>
      </w:r>
      <w:r w:rsidRPr="004C37CE">
        <w:rPr>
          <w:rFonts w:ascii="Gotham Book" w:hAnsi="Gotham Book" w:cs="ArialMT"/>
          <w:sz w:val="18"/>
          <w:szCs w:val="18"/>
        </w:rPr>
        <w:t>.</w:t>
      </w:r>
    </w:p>
    <w:p w14:paraId="2B2F22FC" w14:textId="5FA8FEFA" w:rsidR="00006298" w:rsidRPr="00006298" w:rsidRDefault="00006298" w:rsidP="00D05CF5">
      <w:pPr>
        <w:pStyle w:val="Prrafodelista"/>
        <w:numPr>
          <w:ilvl w:val="0"/>
          <w:numId w:val="33"/>
        </w:numPr>
        <w:spacing w:after="200" w:line="276" w:lineRule="auto"/>
        <w:contextualSpacing w:val="0"/>
        <w:jc w:val="both"/>
        <w:rPr>
          <w:rFonts w:ascii="Gotham Book" w:hAnsi="Gotham Book" w:cs="ArialMT"/>
          <w:sz w:val="18"/>
          <w:szCs w:val="18"/>
        </w:rPr>
      </w:pPr>
      <w:r w:rsidRPr="00006298">
        <w:rPr>
          <w:rFonts w:ascii="Gotham Book" w:hAnsi="Gotham Book" w:cs="ArialMT"/>
          <w:sz w:val="18"/>
          <w:szCs w:val="18"/>
        </w:rPr>
        <w:t>Adaptaciones o modificaciones a la infraestructura que sean estrictamente necesarias para el desarrollo del proyecto; para este rubro no se deberá exceder del 10 por ciento de</w:t>
      </w:r>
      <w:r w:rsidR="00FF09DC">
        <w:rPr>
          <w:rFonts w:ascii="Gotham Book" w:hAnsi="Gotham Book" w:cs="ArialMT"/>
          <w:sz w:val="18"/>
          <w:szCs w:val="18"/>
        </w:rPr>
        <w:t>l</w:t>
      </w:r>
      <w:r w:rsidRPr="00006298">
        <w:rPr>
          <w:rFonts w:ascii="Gotham Book" w:hAnsi="Gotham Book" w:cs="ArialMT"/>
          <w:sz w:val="18"/>
          <w:szCs w:val="18"/>
        </w:rPr>
        <w:t xml:space="preserve"> </w:t>
      </w:r>
      <w:r w:rsidR="00FF09DC" w:rsidRPr="004C37CE">
        <w:rPr>
          <w:rFonts w:ascii="Gotham Book" w:hAnsi="Gotham Book"/>
          <w:sz w:val="18"/>
          <w:szCs w:val="18"/>
        </w:rPr>
        <w:t>monto total</w:t>
      </w:r>
      <w:r w:rsidR="00FF09DC">
        <w:rPr>
          <w:rFonts w:ascii="Gotham Book" w:hAnsi="Gotham Book"/>
          <w:sz w:val="18"/>
          <w:szCs w:val="18"/>
        </w:rPr>
        <w:t xml:space="preserve"> solicitado</w:t>
      </w:r>
      <w:r w:rsidRPr="00006298">
        <w:rPr>
          <w:rFonts w:ascii="Gotham Book" w:hAnsi="Gotham Book" w:cs="ArialMT"/>
          <w:sz w:val="18"/>
          <w:szCs w:val="18"/>
        </w:rPr>
        <w:t>.</w:t>
      </w:r>
    </w:p>
    <w:p w14:paraId="51BAF5FB" w14:textId="77777777" w:rsidR="00C14D6A" w:rsidRPr="004C37CE" w:rsidRDefault="00C14D6A" w:rsidP="00C14D6A">
      <w:pPr>
        <w:autoSpaceDE w:val="0"/>
        <w:autoSpaceDN w:val="0"/>
        <w:adjustRightInd w:val="0"/>
        <w:jc w:val="both"/>
        <w:rPr>
          <w:rFonts w:ascii="Gotham Book" w:hAnsi="Gotham Book" w:cs="ArialMT"/>
          <w:sz w:val="18"/>
          <w:szCs w:val="18"/>
        </w:rPr>
      </w:pPr>
    </w:p>
    <w:p w14:paraId="0C7B7AF3"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Para cada rubro autorizado, la persona beneficiaria aportará los recursos complementarios para cubrir el costo total de cada rubro autorizado, así como los recursos económicos necesarios para cubrir el monto total del proyecto.</w:t>
      </w:r>
    </w:p>
    <w:p w14:paraId="78286ACE" w14:textId="77777777" w:rsidR="00C14D6A" w:rsidRPr="004C37CE" w:rsidRDefault="00C14D6A" w:rsidP="00C14D6A">
      <w:pPr>
        <w:autoSpaceDE w:val="0"/>
        <w:autoSpaceDN w:val="0"/>
        <w:adjustRightInd w:val="0"/>
        <w:jc w:val="both"/>
        <w:rPr>
          <w:rFonts w:ascii="Gotham Book" w:hAnsi="Gotham Book" w:cs="ArialMT"/>
          <w:sz w:val="18"/>
          <w:szCs w:val="18"/>
        </w:rPr>
      </w:pPr>
    </w:p>
    <w:p w14:paraId="41965952" w14:textId="77777777" w:rsidR="00C14D6A" w:rsidRPr="004C37CE" w:rsidRDefault="00C14D6A" w:rsidP="00C14D6A">
      <w:pPr>
        <w:autoSpaceDE w:val="0"/>
        <w:autoSpaceDN w:val="0"/>
        <w:adjustRightInd w:val="0"/>
        <w:contextualSpacing/>
        <w:jc w:val="both"/>
        <w:rPr>
          <w:rFonts w:ascii="Gotham Book" w:hAnsi="Gotham Book" w:cs="ArialMT"/>
          <w:b/>
          <w:bCs/>
          <w:sz w:val="18"/>
          <w:szCs w:val="18"/>
        </w:rPr>
      </w:pPr>
      <w:r w:rsidRPr="004C37CE">
        <w:rPr>
          <w:rFonts w:ascii="Gotham Book" w:hAnsi="Gotham Book" w:cs="ArialMT"/>
          <w:b/>
          <w:bCs/>
          <w:sz w:val="18"/>
          <w:szCs w:val="18"/>
        </w:rPr>
        <w:t xml:space="preserve">10.1.7.2 Rubros </w:t>
      </w:r>
      <w:r w:rsidRPr="004C37CE">
        <w:rPr>
          <w:rFonts w:ascii="Gotham Book" w:hAnsi="Gotham Book"/>
          <w:b/>
          <w:bCs/>
          <w:sz w:val="18"/>
          <w:szCs w:val="18"/>
        </w:rPr>
        <w:t>N</w:t>
      </w:r>
      <w:r w:rsidRPr="00BC6CCE">
        <w:rPr>
          <w:rFonts w:ascii="Gotham Book" w:hAnsi="Gotham Book"/>
          <w:b/>
          <w:sz w:val="18"/>
          <w:szCs w:val="18"/>
        </w:rPr>
        <w:t>o</w:t>
      </w:r>
      <w:r w:rsidRPr="004C37CE">
        <w:rPr>
          <w:rFonts w:ascii="Gotham Book" w:hAnsi="Gotham Book"/>
          <w:sz w:val="18"/>
          <w:szCs w:val="18"/>
        </w:rPr>
        <w:t xml:space="preserve"> </w:t>
      </w:r>
      <w:r w:rsidRPr="004C37CE">
        <w:rPr>
          <w:rFonts w:ascii="Gotham Book" w:hAnsi="Gotham Book" w:cs="ArialMT"/>
          <w:b/>
          <w:bCs/>
          <w:sz w:val="18"/>
          <w:szCs w:val="18"/>
        </w:rPr>
        <w:t>Autorizados</w:t>
      </w:r>
    </w:p>
    <w:p w14:paraId="3FED7BA0" w14:textId="77777777" w:rsidR="00C14D6A" w:rsidRPr="004C37CE" w:rsidRDefault="00C14D6A" w:rsidP="00C14D6A">
      <w:pPr>
        <w:autoSpaceDE w:val="0"/>
        <w:autoSpaceDN w:val="0"/>
        <w:adjustRightInd w:val="0"/>
        <w:jc w:val="both"/>
        <w:rPr>
          <w:rFonts w:ascii="Gotham Book" w:hAnsi="Gotham Book" w:cs="ArialMT"/>
          <w:sz w:val="18"/>
          <w:szCs w:val="18"/>
        </w:rPr>
      </w:pPr>
    </w:p>
    <w:p w14:paraId="14AC84FD"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ArialMT"/>
          <w:sz w:val="18"/>
          <w:szCs w:val="18"/>
        </w:rPr>
        <w:t xml:space="preserve">Los rubros no autorizados y que deberán ser cubiertos en su totalidad por la Persona Beneficiaria, </w:t>
      </w:r>
      <w:r w:rsidRPr="004C37CE">
        <w:rPr>
          <w:rFonts w:ascii="Gotham Book" w:hAnsi="Gotham Book" w:cstheme="minorHAnsi"/>
          <w:bCs/>
          <w:sz w:val="18"/>
          <w:szCs w:val="18"/>
        </w:rPr>
        <w:t xml:space="preserve">considerándose enunciativos y no limitativos, </w:t>
      </w:r>
      <w:r w:rsidRPr="004C37CE">
        <w:rPr>
          <w:rFonts w:ascii="Gotham Book" w:hAnsi="Gotham Book" w:cs="ArialMT"/>
          <w:sz w:val="18"/>
          <w:szCs w:val="18"/>
        </w:rPr>
        <w:t>serán los siguientes:</w:t>
      </w:r>
    </w:p>
    <w:p w14:paraId="3976ABE9" w14:textId="77777777" w:rsidR="00C14D6A" w:rsidRPr="004C37CE" w:rsidRDefault="00C14D6A" w:rsidP="00C14D6A">
      <w:pPr>
        <w:autoSpaceDE w:val="0"/>
        <w:autoSpaceDN w:val="0"/>
        <w:adjustRightInd w:val="0"/>
        <w:jc w:val="both"/>
        <w:rPr>
          <w:rFonts w:ascii="Gotham Book" w:hAnsi="Gotham Book" w:cs="ArialMT"/>
          <w:sz w:val="18"/>
          <w:szCs w:val="18"/>
        </w:rPr>
      </w:pPr>
    </w:p>
    <w:p w14:paraId="18ADE6DC" w14:textId="77777777" w:rsidR="00C14D6A" w:rsidRPr="004C37CE" w:rsidRDefault="00C14D6A" w:rsidP="00D05CF5">
      <w:pPr>
        <w:pStyle w:val="Prrafodelista"/>
        <w:numPr>
          <w:ilvl w:val="0"/>
          <w:numId w:val="27"/>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Comisiones bancarias o comisiones por uso y manejo de cuenta.</w:t>
      </w:r>
    </w:p>
    <w:p w14:paraId="627E37E6" w14:textId="77777777" w:rsidR="00C14D6A" w:rsidRPr="004C37CE" w:rsidRDefault="00C14D6A" w:rsidP="00D05CF5">
      <w:pPr>
        <w:pStyle w:val="Prrafodelista"/>
        <w:numPr>
          <w:ilvl w:val="0"/>
          <w:numId w:val="27"/>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Contratación de personal, sueldos y salarios.</w:t>
      </w:r>
    </w:p>
    <w:p w14:paraId="1F335251" w14:textId="77777777" w:rsidR="00C14D6A" w:rsidRPr="004C37CE" w:rsidRDefault="00C14D6A" w:rsidP="00D05CF5">
      <w:pPr>
        <w:pStyle w:val="Prrafodelista"/>
        <w:numPr>
          <w:ilvl w:val="0"/>
          <w:numId w:val="27"/>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Gastos de importación y aduanales.</w:t>
      </w:r>
    </w:p>
    <w:p w14:paraId="0EE9A626" w14:textId="77777777" w:rsidR="00C14D6A" w:rsidRPr="004C37CE" w:rsidRDefault="00C14D6A" w:rsidP="00D05CF5">
      <w:pPr>
        <w:pStyle w:val="Prrafodelista"/>
        <w:numPr>
          <w:ilvl w:val="0"/>
          <w:numId w:val="27"/>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Gastos de mantenimiento.</w:t>
      </w:r>
    </w:p>
    <w:p w14:paraId="3497C68A" w14:textId="77777777" w:rsidR="00C14D6A" w:rsidRPr="004C37CE" w:rsidRDefault="00C14D6A" w:rsidP="00D05CF5">
      <w:pPr>
        <w:pStyle w:val="Prrafodelista"/>
        <w:numPr>
          <w:ilvl w:val="0"/>
          <w:numId w:val="27"/>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Gastos fijos de la Persona Beneficiaria, tales como: agua, energía eléctrica, predial, teléfono, gas natural, entre otros.</w:t>
      </w:r>
    </w:p>
    <w:p w14:paraId="3DA86198" w14:textId="77777777" w:rsidR="00C14D6A" w:rsidRPr="004C37CE" w:rsidRDefault="00C14D6A" w:rsidP="00D05CF5">
      <w:pPr>
        <w:pStyle w:val="Prrafodelista"/>
        <w:numPr>
          <w:ilvl w:val="0"/>
          <w:numId w:val="27"/>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Gastos relacionados con búsquedas de información tecnológica o reporte del estado del arte.</w:t>
      </w:r>
    </w:p>
    <w:p w14:paraId="7FB4C64D" w14:textId="77777777" w:rsidR="00C14D6A" w:rsidRPr="004C37CE" w:rsidRDefault="00C14D6A" w:rsidP="00D05CF5">
      <w:pPr>
        <w:pStyle w:val="Prrafodelista"/>
        <w:numPr>
          <w:ilvl w:val="0"/>
          <w:numId w:val="27"/>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Inversiones inmobiliarias.</w:t>
      </w:r>
    </w:p>
    <w:p w14:paraId="5528801E" w14:textId="77777777" w:rsidR="00C14D6A" w:rsidRPr="004C37CE" w:rsidRDefault="00C14D6A" w:rsidP="00D05CF5">
      <w:pPr>
        <w:pStyle w:val="Prrafodelista"/>
        <w:numPr>
          <w:ilvl w:val="0"/>
          <w:numId w:val="27"/>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Mobiliario y equipo de oficina</w:t>
      </w:r>
      <w:r w:rsidRPr="004C37CE">
        <w:rPr>
          <w:rFonts w:ascii="Gotham Book" w:hAnsi="Gotham Book"/>
          <w:sz w:val="18"/>
          <w:szCs w:val="18"/>
        </w:rPr>
        <w:t>,</w:t>
      </w:r>
      <w:r w:rsidRPr="004C37CE">
        <w:rPr>
          <w:rFonts w:ascii="Gotham Book" w:hAnsi="Gotham Book"/>
          <w:spacing w:val="-2"/>
          <w:sz w:val="18"/>
          <w:szCs w:val="18"/>
        </w:rPr>
        <w:t xml:space="preserve"> (como computadoras de escritorio o de uso administrativo –no especializada y que no se requiera para cumplir los objetivos y necesidades técnicas del proyecto-, celulares, TV o tabletas)</w:t>
      </w:r>
    </w:p>
    <w:p w14:paraId="0DC7DA64" w14:textId="77777777" w:rsidR="00C14D6A" w:rsidRPr="004C37CE" w:rsidRDefault="00C14D6A" w:rsidP="00D05CF5">
      <w:pPr>
        <w:pStyle w:val="Prrafodelista"/>
        <w:numPr>
          <w:ilvl w:val="0"/>
          <w:numId w:val="27"/>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Pago de las retenciones fiscales a la Secretaría de Hacienda y Crédito Público, por actividades propias de la Persona Beneficiaria.</w:t>
      </w:r>
    </w:p>
    <w:p w14:paraId="4711D97D" w14:textId="77777777" w:rsidR="00C14D6A" w:rsidRPr="004C37CE" w:rsidRDefault="00C14D6A" w:rsidP="00D05CF5">
      <w:pPr>
        <w:pStyle w:val="Prrafodelista"/>
        <w:numPr>
          <w:ilvl w:val="0"/>
          <w:numId w:val="27"/>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Pagos relacionados con la póliza de fianza o endosos de corrección.</w:t>
      </w:r>
    </w:p>
    <w:p w14:paraId="12D15BDE" w14:textId="77777777" w:rsidR="00C14D6A" w:rsidRPr="004C37CE" w:rsidRDefault="00C14D6A" w:rsidP="00D05CF5">
      <w:pPr>
        <w:pStyle w:val="Prrafodelista"/>
        <w:numPr>
          <w:ilvl w:val="0"/>
          <w:numId w:val="27"/>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Tareas de investigación básica o aplicadas relacionadas con el desarrollo del proyecto.</w:t>
      </w:r>
    </w:p>
    <w:p w14:paraId="04BE03C2" w14:textId="77777777" w:rsidR="00C14D6A" w:rsidRPr="004C37CE" w:rsidRDefault="00C14D6A" w:rsidP="00D05CF5">
      <w:pPr>
        <w:pStyle w:val="Prrafodelista"/>
        <w:numPr>
          <w:ilvl w:val="0"/>
          <w:numId w:val="27"/>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Variaciones en el tipo cambiario.</w:t>
      </w:r>
    </w:p>
    <w:p w14:paraId="08A2CE1F" w14:textId="77777777" w:rsidR="00C14D6A" w:rsidRPr="004C37CE" w:rsidRDefault="00C14D6A" w:rsidP="00D05CF5">
      <w:pPr>
        <w:pStyle w:val="Prrafodelista"/>
        <w:numPr>
          <w:ilvl w:val="0"/>
          <w:numId w:val="27"/>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Viajes, traslados y viáticos</w:t>
      </w:r>
    </w:p>
    <w:p w14:paraId="68CA27EB" w14:textId="77777777" w:rsidR="00C14D6A" w:rsidRPr="004C37CE" w:rsidRDefault="00C14D6A" w:rsidP="00D05CF5">
      <w:pPr>
        <w:pStyle w:val="Prrafodelista"/>
        <w:numPr>
          <w:ilvl w:val="0"/>
          <w:numId w:val="27"/>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Arrendamiento de fletes o flotillas para transporte.</w:t>
      </w:r>
    </w:p>
    <w:p w14:paraId="2E6A461A" w14:textId="77777777" w:rsidR="00C14D6A" w:rsidRPr="004C37CE" w:rsidRDefault="00C14D6A" w:rsidP="00D05CF5">
      <w:pPr>
        <w:pStyle w:val="Prrafodelista"/>
        <w:numPr>
          <w:ilvl w:val="0"/>
          <w:numId w:val="27"/>
        </w:num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Ropa o calzado (independientemente que sea requerido como equipo de seguridad)</w:t>
      </w:r>
    </w:p>
    <w:p w14:paraId="3E102438" w14:textId="77777777" w:rsidR="00C14D6A" w:rsidRPr="004C37CE" w:rsidRDefault="00C14D6A" w:rsidP="00D05CF5">
      <w:pPr>
        <w:pStyle w:val="Prrafodelista"/>
        <w:numPr>
          <w:ilvl w:val="0"/>
          <w:numId w:val="27"/>
        </w:numPr>
        <w:jc w:val="both"/>
        <w:rPr>
          <w:rFonts w:ascii="Gotham Book" w:hAnsi="Gotham Book" w:cs="ArialMT"/>
          <w:sz w:val="18"/>
          <w:szCs w:val="18"/>
        </w:rPr>
      </w:pPr>
      <w:r w:rsidRPr="004C37CE">
        <w:rPr>
          <w:rFonts w:ascii="Gotham Book" w:hAnsi="Gotham Book" w:cs="ArialMT"/>
          <w:sz w:val="18"/>
          <w:szCs w:val="18"/>
        </w:rPr>
        <w:t>No se aceptarán gastos cuyo comprobante no cumpla con los requisitos fiscales vigentes de la federación, tales como INVOICE.</w:t>
      </w:r>
    </w:p>
    <w:p w14:paraId="0C4A4AD8" w14:textId="77777777" w:rsidR="00C14D6A" w:rsidRPr="004C37CE" w:rsidRDefault="00C14D6A" w:rsidP="00D05CF5">
      <w:pPr>
        <w:pStyle w:val="Prrafodelista"/>
        <w:numPr>
          <w:ilvl w:val="0"/>
          <w:numId w:val="27"/>
        </w:numPr>
        <w:jc w:val="both"/>
        <w:rPr>
          <w:rFonts w:ascii="Gotham Book" w:hAnsi="Gotham Book" w:cs="ArialMT"/>
          <w:sz w:val="18"/>
          <w:szCs w:val="18"/>
        </w:rPr>
      </w:pPr>
      <w:r w:rsidRPr="004C37CE">
        <w:rPr>
          <w:rFonts w:ascii="Gotham Book" w:hAnsi="Gotham Book" w:cs="ArialMT"/>
          <w:sz w:val="18"/>
          <w:szCs w:val="18"/>
        </w:rPr>
        <w:t>Los demás que determine la Dirección de Desarrollo Tecnológico y Vinculación, que no sean inherentes al proyecto.</w:t>
      </w:r>
    </w:p>
    <w:p w14:paraId="1925F36C" w14:textId="77777777" w:rsidR="00C14D6A" w:rsidRPr="004C37CE" w:rsidRDefault="00C14D6A" w:rsidP="00C14D6A">
      <w:pPr>
        <w:autoSpaceDE w:val="0"/>
        <w:autoSpaceDN w:val="0"/>
        <w:adjustRightInd w:val="0"/>
        <w:jc w:val="both"/>
        <w:rPr>
          <w:rFonts w:ascii="Gotham Book" w:eastAsia="Calibri" w:hAnsi="Gotham Book" w:cs="ArialMT"/>
          <w:sz w:val="18"/>
          <w:szCs w:val="18"/>
        </w:rPr>
      </w:pPr>
    </w:p>
    <w:p w14:paraId="5FF83D7D" w14:textId="77777777" w:rsidR="00C14D6A" w:rsidRPr="004C37CE" w:rsidRDefault="00C14D6A" w:rsidP="00C14D6A">
      <w:pPr>
        <w:autoSpaceDE w:val="0"/>
        <w:autoSpaceDN w:val="0"/>
        <w:adjustRightInd w:val="0"/>
        <w:jc w:val="both"/>
        <w:rPr>
          <w:rFonts w:ascii="Gotham Book" w:eastAsia="Calibri" w:hAnsi="Gotham Book" w:cs="ArialMT"/>
          <w:sz w:val="18"/>
          <w:szCs w:val="18"/>
        </w:rPr>
      </w:pPr>
      <w:r w:rsidRPr="004C37CE">
        <w:rPr>
          <w:rFonts w:ascii="Gotham Book" w:eastAsia="Calibri" w:hAnsi="Gotham Book" w:cs="ArialMT"/>
          <w:sz w:val="18"/>
          <w:szCs w:val="18"/>
        </w:rPr>
        <w:t xml:space="preserve">El apoyo no podrá ser otorgado, bajo ninguna circunstancia, a dos o más empresas que pertenezcan total o parcialmente al mismo propietario. </w:t>
      </w:r>
    </w:p>
    <w:p w14:paraId="515BDAA5" w14:textId="77777777" w:rsidR="00C14D6A" w:rsidRPr="004C37CE" w:rsidRDefault="00C14D6A" w:rsidP="00C14D6A">
      <w:pPr>
        <w:autoSpaceDE w:val="0"/>
        <w:autoSpaceDN w:val="0"/>
        <w:adjustRightInd w:val="0"/>
        <w:jc w:val="both"/>
        <w:rPr>
          <w:rFonts w:ascii="Gotham Book" w:eastAsia="Calibri" w:hAnsi="Gotham Book" w:cs="ArialMT"/>
          <w:sz w:val="18"/>
          <w:szCs w:val="18"/>
        </w:rPr>
      </w:pPr>
    </w:p>
    <w:p w14:paraId="4BDFDDE8" w14:textId="77777777" w:rsidR="00C14D6A" w:rsidRPr="004C37CE" w:rsidRDefault="00C14D6A" w:rsidP="00C14D6A">
      <w:pPr>
        <w:autoSpaceDE w:val="0"/>
        <w:autoSpaceDN w:val="0"/>
        <w:adjustRightInd w:val="0"/>
        <w:jc w:val="both"/>
        <w:rPr>
          <w:rFonts w:ascii="Gotham Book" w:hAnsi="Gotham Book" w:cs="ArialMT"/>
          <w:b/>
          <w:bCs/>
          <w:sz w:val="18"/>
          <w:szCs w:val="18"/>
        </w:rPr>
      </w:pPr>
      <w:r w:rsidRPr="004C37CE">
        <w:rPr>
          <w:rFonts w:ascii="Gotham Book" w:hAnsi="Gotham Book" w:cs="ArialMT"/>
          <w:b/>
          <w:bCs/>
          <w:sz w:val="18"/>
          <w:szCs w:val="18"/>
        </w:rPr>
        <w:t>10.1.7.3 Consideraciones generales para el ejercicio del recurso</w:t>
      </w:r>
    </w:p>
    <w:p w14:paraId="6650F1AF" w14:textId="77777777" w:rsidR="00C14D6A" w:rsidRPr="004C37CE" w:rsidRDefault="00C14D6A" w:rsidP="00C14D6A">
      <w:pPr>
        <w:autoSpaceDE w:val="0"/>
        <w:autoSpaceDN w:val="0"/>
        <w:adjustRightInd w:val="0"/>
        <w:ind w:left="709" w:hanging="142"/>
        <w:jc w:val="both"/>
        <w:rPr>
          <w:rFonts w:ascii="Gotham Book" w:hAnsi="Gotham Book" w:cs="ArialMT"/>
          <w:sz w:val="18"/>
          <w:szCs w:val="18"/>
        </w:rPr>
      </w:pPr>
      <w:r w:rsidRPr="004C37CE">
        <w:rPr>
          <w:rFonts w:ascii="Gotham Book" w:hAnsi="Gotham Book" w:cs="ArialMT"/>
          <w:sz w:val="18"/>
          <w:szCs w:val="18"/>
        </w:rPr>
        <w:t>a) Es responsabilidad de la Persona Beneficiaria, así como de las o los responsables técnico y administrativo del proyecto, el correcto ejercicio de los recursos en los rubros autorizados.</w:t>
      </w:r>
    </w:p>
    <w:p w14:paraId="4A54AFB3" w14:textId="77777777" w:rsidR="00C14D6A" w:rsidRPr="004C37CE" w:rsidRDefault="00C14D6A" w:rsidP="00C14D6A">
      <w:pPr>
        <w:autoSpaceDE w:val="0"/>
        <w:autoSpaceDN w:val="0"/>
        <w:adjustRightInd w:val="0"/>
        <w:ind w:left="709" w:hanging="142"/>
        <w:jc w:val="both"/>
        <w:rPr>
          <w:rFonts w:ascii="Gotham Book" w:hAnsi="Gotham Book" w:cs="ArialMT"/>
          <w:sz w:val="18"/>
          <w:szCs w:val="18"/>
        </w:rPr>
      </w:pPr>
      <w:r w:rsidRPr="004C37CE">
        <w:rPr>
          <w:rFonts w:ascii="Gotham Book" w:hAnsi="Gotham Book" w:cs="ArialMT"/>
          <w:sz w:val="18"/>
          <w:szCs w:val="18"/>
        </w:rPr>
        <w:t>b) La Persona Beneficiaria</w:t>
      </w:r>
      <w:r w:rsidRPr="004C37CE" w:rsidDel="00E6374B">
        <w:rPr>
          <w:rFonts w:ascii="Gotham Book" w:hAnsi="Gotham Book" w:cs="ArialMT"/>
          <w:sz w:val="18"/>
          <w:szCs w:val="18"/>
        </w:rPr>
        <w:t xml:space="preserve"> </w:t>
      </w:r>
      <w:r w:rsidRPr="004C37CE">
        <w:rPr>
          <w:rFonts w:ascii="Gotham Book" w:hAnsi="Gotham Book" w:cs="ArialMT"/>
          <w:sz w:val="18"/>
          <w:szCs w:val="18"/>
        </w:rPr>
        <w:t>se obliga a aplicar y comprobar la totalidad de los recursos del proyecto.</w:t>
      </w:r>
    </w:p>
    <w:p w14:paraId="2DE539CC" w14:textId="77777777" w:rsidR="00C14D6A" w:rsidRPr="004C37CE" w:rsidRDefault="00C14D6A" w:rsidP="00C14D6A">
      <w:pPr>
        <w:autoSpaceDE w:val="0"/>
        <w:autoSpaceDN w:val="0"/>
        <w:adjustRightInd w:val="0"/>
        <w:ind w:left="709" w:hanging="142"/>
        <w:jc w:val="both"/>
        <w:rPr>
          <w:rFonts w:ascii="Gotham Book" w:hAnsi="Gotham Book" w:cs="ArialMT"/>
          <w:sz w:val="18"/>
          <w:szCs w:val="18"/>
        </w:rPr>
      </w:pPr>
      <w:r w:rsidRPr="004C37CE">
        <w:rPr>
          <w:rFonts w:ascii="Gotham Book" w:hAnsi="Gotham Book" w:cs="ArialMT"/>
          <w:sz w:val="18"/>
          <w:szCs w:val="18"/>
        </w:rPr>
        <w:t>c) El recurso autorizado debe utilizarse directamente de la cuenta exclusiva para el uso del proyecto, no debiendo retirarse parcial o totalmente en ningún momento.</w:t>
      </w:r>
    </w:p>
    <w:p w14:paraId="4DE723CC" w14:textId="77777777" w:rsidR="00C14D6A" w:rsidRPr="004C37CE" w:rsidRDefault="00C14D6A" w:rsidP="00C14D6A">
      <w:pPr>
        <w:autoSpaceDE w:val="0"/>
        <w:autoSpaceDN w:val="0"/>
        <w:adjustRightInd w:val="0"/>
        <w:ind w:left="709" w:hanging="142"/>
        <w:jc w:val="both"/>
        <w:rPr>
          <w:rFonts w:ascii="Gotham Book" w:hAnsi="Gotham Book" w:cs="ArialMT"/>
          <w:sz w:val="18"/>
          <w:szCs w:val="18"/>
        </w:rPr>
      </w:pPr>
      <w:r w:rsidRPr="004C37CE">
        <w:rPr>
          <w:rFonts w:ascii="Gotham Book" w:hAnsi="Gotham Book" w:cs="ArialMT"/>
          <w:sz w:val="18"/>
          <w:szCs w:val="18"/>
        </w:rPr>
        <w:t>d) Es responsabilidad de la Persona Beneficiaria verificar la autenticidad de los documentos comprobatorios del recurso, presentados a la Dirección de Desarrollo Tecnológico y Vinculación y del cumplimiento de los requisitos fiscales vigentes.</w:t>
      </w:r>
    </w:p>
    <w:p w14:paraId="37551709" w14:textId="77777777" w:rsidR="00C14D6A" w:rsidRPr="004C37CE" w:rsidRDefault="00C14D6A" w:rsidP="00C14D6A">
      <w:pPr>
        <w:autoSpaceDE w:val="0"/>
        <w:autoSpaceDN w:val="0"/>
        <w:adjustRightInd w:val="0"/>
        <w:ind w:left="709" w:hanging="142"/>
        <w:jc w:val="both"/>
        <w:rPr>
          <w:rFonts w:ascii="Gotham Book" w:hAnsi="Gotham Book" w:cs="ArialMT"/>
          <w:sz w:val="18"/>
          <w:szCs w:val="18"/>
        </w:rPr>
      </w:pPr>
      <w:r w:rsidRPr="004C37CE">
        <w:rPr>
          <w:rFonts w:ascii="Gotham Book" w:hAnsi="Gotham Book" w:cs="ArialMT"/>
          <w:sz w:val="18"/>
          <w:szCs w:val="18"/>
        </w:rPr>
        <w:t>d) El recurso autorizado no puede en ningún caso y bajo ninguna circunstancia destinarse a gastos no relacionados con el Proyecto.</w:t>
      </w:r>
    </w:p>
    <w:p w14:paraId="56618A83" w14:textId="77777777" w:rsidR="00C14D6A" w:rsidRPr="004C37CE" w:rsidRDefault="00C14D6A" w:rsidP="00C14D6A">
      <w:pPr>
        <w:autoSpaceDE w:val="0"/>
        <w:autoSpaceDN w:val="0"/>
        <w:adjustRightInd w:val="0"/>
        <w:ind w:left="709" w:hanging="142"/>
        <w:jc w:val="both"/>
        <w:rPr>
          <w:rFonts w:ascii="Gotham Book" w:hAnsi="Gotham Book" w:cs="ArialMT"/>
          <w:sz w:val="18"/>
          <w:szCs w:val="18"/>
        </w:rPr>
      </w:pPr>
      <w:r w:rsidRPr="004C37CE">
        <w:rPr>
          <w:rFonts w:ascii="Gotham Book" w:hAnsi="Gotham Book" w:cs="ArialMT"/>
          <w:sz w:val="18"/>
          <w:szCs w:val="18"/>
        </w:rPr>
        <w:t>e) El ejercicio de los recursos podrá ser sujeto de auditorías y revisiones en cualquier momento por parte de órganos fiscalizadores, así como los requeridos por el personal de la Dirección de Desarrollo Tecnológico y Vinculación.</w:t>
      </w:r>
    </w:p>
    <w:p w14:paraId="770BA00C" w14:textId="77777777" w:rsidR="00C14D6A" w:rsidRPr="004C37CE" w:rsidRDefault="00C14D6A" w:rsidP="00C14D6A">
      <w:pPr>
        <w:autoSpaceDE w:val="0"/>
        <w:autoSpaceDN w:val="0"/>
        <w:adjustRightInd w:val="0"/>
        <w:ind w:left="709" w:hanging="142"/>
        <w:jc w:val="both"/>
        <w:rPr>
          <w:rFonts w:ascii="Gotham Book" w:hAnsi="Gotham Book" w:cs="ArialMT"/>
          <w:sz w:val="18"/>
          <w:szCs w:val="18"/>
        </w:rPr>
      </w:pPr>
      <w:r w:rsidRPr="004C37CE">
        <w:rPr>
          <w:rFonts w:ascii="Gotham Book" w:hAnsi="Gotham Book" w:cs="ArialMT"/>
          <w:sz w:val="18"/>
          <w:szCs w:val="18"/>
        </w:rPr>
        <w:t xml:space="preserve">f) En caso de no ejercer y/o no comprobar el recurso otorgado por el COMECYT, la Persona Beneficiaria deberá realizar la devolución de los recursos no ejercidos y/o comprobados en el plazo que para dicho efecto se establezca en la notificación respectiva. </w:t>
      </w:r>
    </w:p>
    <w:p w14:paraId="1407F21C" w14:textId="77777777" w:rsidR="00C14D6A" w:rsidRPr="004C37CE" w:rsidRDefault="00C14D6A" w:rsidP="00C14D6A">
      <w:pPr>
        <w:autoSpaceDE w:val="0"/>
        <w:autoSpaceDN w:val="0"/>
        <w:adjustRightInd w:val="0"/>
        <w:ind w:left="709" w:hanging="142"/>
        <w:jc w:val="both"/>
        <w:rPr>
          <w:rFonts w:ascii="Gotham Book" w:hAnsi="Gotham Book" w:cs="ArialMT"/>
          <w:sz w:val="18"/>
          <w:szCs w:val="18"/>
        </w:rPr>
      </w:pPr>
      <w:r w:rsidRPr="004C37CE">
        <w:rPr>
          <w:rFonts w:ascii="Gotham Book" w:hAnsi="Gotham Book" w:cs="ArialMT"/>
          <w:sz w:val="18"/>
          <w:szCs w:val="18"/>
        </w:rPr>
        <w:lastRenderedPageBreak/>
        <w:t xml:space="preserve">g) En caso de que, al término de la ejecución del proyecto, exista un remanente de los recursos correspondientes a la concurrencia económica aportada por la persona beneficiaria, ésta deberá presentar un escrito dirigido a la persona titular de la Dirección de Desarrollo Tecnológico y Vinculación, en el que exponga y justifique las razones por las cuales no se ejerció la totalidad de los recursos comprometidos concurrentes, anexando la documentación comprobatoria que, en su caso, resulte procedente.  </w:t>
      </w:r>
    </w:p>
    <w:p w14:paraId="0FDFD87E" w14:textId="39610EB5" w:rsidR="00C14D6A" w:rsidRPr="004C37CE" w:rsidRDefault="00C14D6A" w:rsidP="00C14D6A">
      <w:pPr>
        <w:autoSpaceDE w:val="0"/>
        <w:autoSpaceDN w:val="0"/>
        <w:adjustRightInd w:val="0"/>
        <w:ind w:left="709" w:hanging="142"/>
        <w:jc w:val="both"/>
        <w:rPr>
          <w:rFonts w:ascii="Gotham Book" w:hAnsi="Gotham Book" w:cs="ArialMT"/>
          <w:sz w:val="18"/>
          <w:szCs w:val="18"/>
        </w:rPr>
      </w:pPr>
      <w:r w:rsidRPr="004C37CE">
        <w:rPr>
          <w:rFonts w:ascii="Gotham Book" w:hAnsi="Gotham Book" w:cs="ArialMT"/>
          <w:sz w:val="18"/>
          <w:szCs w:val="18"/>
        </w:rPr>
        <w:t xml:space="preserve">g) Los gastos derivados de la realización del proyecto, que ejecute la Persona Beneficiaria, serán reconocidos durante la vigencia de cada una de las etapas, establecidas en el plan de trabajo </w:t>
      </w:r>
      <w:r w:rsidR="00EA42A8">
        <w:rPr>
          <w:rFonts w:ascii="Gotham Book" w:hAnsi="Gotham Book" w:cs="ArialMT"/>
          <w:sz w:val="18"/>
          <w:szCs w:val="18"/>
        </w:rPr>
        <w:t xml:space="preserve">y presupuesto </w:t>
      </w:r>
      <w:r w:rsidRPr="004C37CE">
        <w:rPr>
          <w:rFonts w:ascii="Gotham Book" w:hAnsi="Gotham Book" w:cs="ArialMT"/>
          <w:sz w:val="18"/>
          <w:szCs w:val="18"/>
        </w:rPr>
        <w:t>del convenio de asignación de recursos.</w:t>
      </w:r>
    </w:p>
    <w:p w14:paraId="198115B8" w14:textId="77777777" w:rsidR="00C14D6A" w:rsidRPr="004C37CE" w:rsidRDefault="00C14D6A" w:rsidP="00C14D6A">
      <w:pPr>
        <w:autoSpaceDE w:val="0"/>
        <w:autoSpaceDN w:val="0"/>
        <w:adjustRightInd w:val="0"/>
        <w:ind w:left="709" w:hanging="142"/>
        <w:jc w:val="both"/>
        <w:rPr>
          <w:rFonts w:ascii="Gotham Book" w:hAnsi="Gotham Book" w:cs="ArialMT"/>
          <w:sz w:val="18"/>
          <w:szCs w:val="18"/>
        </w:rPr>
      </w:pPr>
      <w:r w:rsidRPr="004C37CE">
        <w:rPr>
          <w:rFonts w:ascii="Gotham Book" w:hAnsi="Gotham Book" w:cs="ArialMT"/>
          <w:sz w:val="18"/>
          <w:szCs w:val="18"/>
        </w:rPr>
        <w:t>h) En caso de que la cuenta bancaria genere intereses, estos se tendrán que utilizar exclusivamente para el proyecto desarrollado, para otorgarle un beneficio extra.</w:t>
      </w:r>
    </w:p>
    <w:p w14:paraId="082AF350" w14:textId="77777777" w:rsidR="00C14D6A" w:rsidRPr="004C37CE" w:rsidRDefault="00C14D6A" w:rsidP="00C14D6A">
      <w:pPr>
        <w:autoSpaceDE w:val="0"/>
        <w:autoSpaceDN w:val="0"/>
        <w:adjustRightInd w:val="0"/>
        <w:ind w:left="709" w:hanging="142"/>
        <w:jc w:val="both"/>
        <w:rPr>
          <w:rFonts w:ascii="Gotham Book" w:hAnsi="Gotham Book" w:cs="ArialMT"/>
          <w:sz w:val="18"/>
          <w:szCs w:val="18"/>
        </w:rPr>
      </w:pPr>
      <w:r w:rsidRPr="004C37CE">
        <w:rPr>
          <w:rFonts w:ascii="Gotham Book" w:hAnsi="Gotham Book" w:cs="ArialMT"/>
          <w:sz w:val="18"/>
          <w:szCs w:val="18"/>
        </w:rPr>
        <w:t xml:space="preserve">i) No se podrán validar los comprobantes que no cumplan con la normatividad fiscal vigente establecida por la Secretaría de Hacienda y Crédito Público, tales como </w:t>
      </w:r>
      <w:proofErr w:type="spellStart"/>
      <w:r w:rsidRPr="004C37CE">
        <w:rPr>
          <w:rFonts w:ascii="Gotham Book" w:hAnsi="Gotham Book" w:cs="ArialMT"/>
          <w:i/>
          <w:sz w:val="18"/>
          <w:szCs w:val="18"/>
        </w:rPr>
        <w:t>invoice</w:t>
      </w:r>
      <w:proofErr w:type="spellEnd"/>
      <w:r w:rsidRPr="004C37CE">
        <w:rPr>
          <w:rFonts w:ascii="Gotham Book" w:hAnsi="Gotham Book" w:cs="ArialMT"/>
          <w:sz w:val="18"/>
          <w:szCs w:val="18"/>
        </w:rPr>
        <w:t xml:space="preserve"> u otros documentos que carezcan de validez oficial, ni aquellas erogaciones cuyo comprobante de gasto no esté directamente relacionado con el objeto y las actividades autorizadas del Proyecto. Asimismo, los pagos realizados en efectivo por concepto de insumos, materiales o servicios no generarán comprobantes fiscales válidos conforme a la normatividad aplicable; por tanto, los gastos efectuados de esta manera no podrán ser reconocidos ni validados para efectos de comprobación del apoyo otorgado.</w:t>
      </w:r>
    </w:p>
    <w:p w14:paraId="72C4F1C4" w14:textId="77777777" w:rsidR="00C14D6A" w:rsidRPr="004C37CE" w:rsidRDefault="00C14D6A" w:rsidP="00C14D6A">
      <w:pPr>
        <w:autoSpaceDE w:val="0"/>
        <w:autoSpaceDN w:val="0"/>
        <w:adjustRightInd w:val="0"/>
        <w:jc w:val="both"/>
        <w:rPr>
          <w:rFonts w:ascii="Gotham Book" w:hAnsi="Gotham Book"/>
          <w:sz w:val="18"/>
          <w:szCs w:val="18"/>
        </w:rPr>
      </w:pPr>
    </w:p>
    <w:p w14:paraId="087BE4C4" w14:textId="77777777" w:rsidR="00C14D6A" w:rsidRPr="004C37CE" w:rsidRDefault="00C14D6A" w:rsidP="00C14D6A">
      <w:pPr>
        <w:contextualSpacing/>
        <w:jc w:val="both"/>
        <w:rPr>
          <w:rFonts w:ascii="Gotham Book" w:hAnsi="Gotham Book" w:cstheme="minorHAnsi"/>
          <w:b/>
          <w:sz w:val="18"/>
          <w:szCs w:val="18"/>
        </w:rPr>
      </w:pPr>
      <w:r w:rsidRPr="004C37CE">
        <w:rPr>
          <w:rFonts w:ascii="Gotham Book" w:hAnsi="Gotham Book" w:cstheme="minorHAnsi"/>
          <w:b/>
          <w:sz w:val="18"/>
          <w:szCs w:val="18"/>
        </w:rPr>
        <w:t>10.2 SUSTITUCIÓN DE LAS PERSONAS BENEFICIARIAS</w:t>
      </w:r>
    </w:p>
    <w:p w14:paraId="1403F0B9"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 xml:space="preserve">En caso de no firmarse el Convenio de Asignación de Recursos o no concretarse la entrega de la ministración por no entregar la documentación en tiempo y forma, o por los causales señalados en el numeral 15.3; se procederá a comunicarse con las empresas mejor posicionadas en las evaluaciones realizadas, realizando el proceso de evaluación correspondiente. En caso de no tener solicitudes que cumplan con los requerimientos mínimos necesarios, y de contar con suficiencia presupuestal y tiempo para su ejercicio, se abrirá otra Convocatoria. </w:t>
      </w:r>
    </w:p>
    <w:p w14:paraId="7636A18D" w14:textId="77777777" w:rsidR="00C14D6A" w:rsidRPr="004C37CE" w:rsidRDefault="00C14D6A" w:rsidP="00C14D6A">
      <w:pPr>
        <w:jc w:val="both"/>
        <w:rPr>
          <w:rFonts w:ascii="Gotham Book" w:hAnsi="Gotham Book" w:cstheme="minorHAnsi"/>
          <w:bCs/>
          <w:sz w:val="18"/>
          <w:szCs w:val="18"/>
        </w:rPr>
      </w:pPr>
    </w:p>
    <w:p w14:paraId="28E08ED7" w14:textId="65019ADA" w:rsidR="00C14D6A" w:rsidRPr="004C37CE" w:rsidRDefault="00C14D6A" w:rsidP="00C14D6A">
      <w:pPr>
        <w:contextualSpacing/>
        <w:jc w:val="both"/>
        <w:rPr>
          <w:rFonts w:ascii="Gotham Book" w:hAnsi="Gotham Book" w:cstheme="minorHAnsi"/>
          <w:b/>
          <w:sz w:val="18"/>
          <w:szCs w:val="18"/>
        </w:rPr>
      </w:pPr>
      <w:r w:rsidRPr="004C37CE">
        <w:rPr>
          <w:rFonts w:ascii="Gotham Book" w:hAnsi="Gotham Book" w:cstheme="minorHAnsi"/>
          <w:b/>
          <w:sz w:val="18"/>
          <w:szCs w:val="18"/>
        </w:rPr>
        <w:t>11</w:t>
      </w:r>
      <w:r w:rsidR="008245FE">
        <w:rPr>
          <w:rFonts w:ascii="Gotham Book" w:hAnsi="Gotham Book" w:cstheme="minorHAnsi"/>
          <w:b/>
          <w:sz w:val="18"/>
          <w:szCs w:val="18"/>
        </w:rPr>
        <w:t>.</w:t>
      </w:r>
      <w:r w:rsidRPr="004C37CE">
        <w:rPr>
          <w:rFonts w:ascii="Gotham Book" w:hAnsi="Gotham Book" w:cstheme="minorHAnsi"/>
          <w:b/>
          <w:sz w:val="18"/>
          <w:szCs w:val="18"/>
        </w:rPr>
        <w:t xml:space="preserve"> TRANSVERSALIDAD</w:t>
      </w:r>
    </w:p>
    <w:p w14:paraId="49D4A83E" w14:textId="77777777" w:rsidR="00C14D6A" w:rsidRPr="002A0081" w:rsidRDefault="00C14D6A" w:rsidP="00C14D6A">
      <w:pPr>
        <w:autoSpaceDE w:val="0"/>
        <w:autoSpaceDN w:val="0"/>
        <w:adjustRightInd w:val="0"/>
        <w:jc w:val="both"/>
        <w:rPr>
          <w:rFonts w:ascii="Gotham Book" w:hAnsi="Gotham Book" w:cstheme="minorHAnsi"/>
          <w:bCs/>
          <w:sz w:val="18"/>
          <w:szCs w:val="18"/>
        </w:rPr>
      </w:pPr>
      <w:r w:rsidRPr="002A0081">
        <w:rPr>
          <w:rFonts w:ascii="Gotham Book" w:hAnsi="Gotham Book" w:cstheme="minorHAnsi"/>
          <w:bCs/>
          <w:sz w:val="18"/>
          <w:szCs w:val="18"/>
        </w:rPr>
        <w:t>El COMECYT podrá celebrar convenios, acuerdos de colaboración, instrumentos de coordinación y demás mecanismos jurídicos necesarios con dependencias y entidades de los órdenes de gobierno federal, estatal y municipal, instituciones académicas, centros de investigación, organismos internacionales y organizaciones de la sociedad civil, con la finalidad de fortalecer la operación del Programa, ampliar la oferta de bienes y servicios relacionados con el desarrollo tecnológico y la innovación, promover la vinculación interinstitucional y coadyuvar al cumplimiento de los objetivos y metas del Programa.</w:t>
      </w:r>
    </w:p>
    <w:p w14:paraId="7E474011" w14:textId="77777777" w:rsidR="00C14D6A" w:rsidRPr="002A0081" w:rsidRDefault="00C14D6A" w:rsidP="00C14D6A">
      <w:pPr>
        <w:autoSpaceDE w:val="0"/>
        <w:autoSpaceDN w:val="0"/>
        <w:adjustRightInd w:val="0"/>
        <w:jc w:val="both"/>
        <w:rPr>
          <w:rFonts w:ascii="Gotham Book" w:hAnsi="Gotham Book" w:cstheme="minorHAnsi"/>
          <w:bCs/>
          <w:sz w:val="18"/>
          <w:szCs w:val="18"/>
        </w:rPr>
      </w:pPr>
    </w:p>
    <w:p w14:paraId="0E71BB73" w14:textId="77777777" w:rsidR="00C14D6A" w:rsidRDefault="00C14D6A" w:rsidP="00C14D6A">
      <w:pPr>
        <w:autoSpaceDE w:val="0"/>
        <w:autoSpaceDN w:val="0"/>
        <w:adjustRightInd w:val="0"/>
        <w:jc w:val="both"/>
        <w:rPr>
          <w:rFonts w:ascii="Gotham Book" w:hAnsi="Gotham Book" w:cstheme="minorHAnsi"/>
          <w:bCs/>
          <w:sz w:val="18"/>
          <w:szCs w:val="18"/>
        </w:rPr>
      </w:pPr>
      <w:r w:rsidRPr="002A0081">
        <w:rPr>
          <w:rFonts w:ascii="Gotham Book" w:hAnsi="Gotham Book" w:cstheme="minorHAnsi"/>
          <w:bCs/>
          <w:sz w:val="18"/>
          <w:szCs w:val="18"/>
        </w:rPr>
        <w:t>Las instancias participantes establecerán mecanismos de coordinación, intercambio de información y colaboración institucional que permitan asegurar la complementariedad de acciones, optimizar el uso de los recursos públicos y evitar la duplicidad de esfuerzos con otros programas de apoyo o acciones de gobierno de naturaleza similar.</w:t>
      </w:r>
    </w:p>
    <w:p w14:paraId="3C30D437" w14:textId="77777777" w:rsidR="00C14D6A" w:rsidRPr="004C37CE" w:rsidRDefault="00C14D6A" w:rsidP="00C14D6A">
      <w:pPr>
        <w:autoSpaceDE w:val="0"/>
        <w:autoSpaceDN w:val="0"/>
        <w:adjustRightInd w:val="0"/>
        <w:jc w:val="both"/>
        <w:rPr>
          <w:rFonts w:ascii="Gotham Book" w:hAnsi="Gotham Book" w:cstheme="minorHAnsi"/>
          <w:bCs/>
          <w:sz w:val="18"/>
          <w:szCs w:val="18"/>
        </w:rPr>
      </w:pPr>
    </w:p>
    <w:p w14:paraId="384A069E" w14:textId="77777777" w:rsidR="00C14D6A" w:rsidRPr="004C37CE" w:rsidRDefault="00C14D6A" w:rsidP="00C14D6A">
      <w:pPr>
        <w:contextualSpacing/>
        <w:jc w:val="both"/>
        <w:rPr>
          <w:rFonts w:ascii="Gotham Book" w:hAnsi="Gotham Book" w:cstheme="minorHAnsi"/>
          <w:b/>
          <w:sz w:val="18"/>
          <w:szCs w:val="18"/>
        </w:rPr>
      </w:pPr>
      <w:r w:rsidRPr="004C37CE">
        <w:rPr>
          <w:rFonts w:ascii="Gotham Book" w:hAnsi="Gotham Book" w:cstheme="minorHAnsi"/>
          <w:b/>
          <w:sz w:val="18"/>
          <w:szCs w:val="18"/>
        </w:rPr>
        <w:t>12. MECANISMOS DE PARTICIPACIÓN SOCIAL</w:t>
      </w:r>
    </w:p>
    <w:p w14:paraId="0AEC9D90" w14:textId="77777777" w:rsidR="00C14D6A" w:rsidRPr="004C37CE" w:rsidRDefault="00C14D6A" w:rsidP="00C14D6A">
      <w:pPr>
        <w:contextualSpacing/>
        <w:jc w:val="both"/>
        <w:rPr>
          <w:rFonts w:ascii="Gotham Book" w:hAnsi="Gotham Book" w:cstheme="minorHAnsi"/>
          <w:b/>
          <w:sz w:val="18"/>
          <w:szCs w:val="18"/>
        </w:rPr>
      </w:pPr>
    </w:p>
    <w:p w14:paraId="32655FB3" w14:textId="77777777" w:rsidR="00C14D6A" w:rsidRPr="004C37CE" w:rsidRDefault="00C14D6A" w:rsidP="00C14D6A">
      <w:pPr>
        <w:autoSpaceDE w:val="0"/>
        <w:autoSpaceDN w:val="0"/>
        <w:adjustRightInd w:val="0"/>
        <w:jc w:val="both"/>
        <w:rPr>
          <w:rFonts w:ascii="Gotham Book" w:hAnsi="Gotham Book" w:cstheme="minorHAnsi"/>
          <w:bCs/>
          <w:sz w:val="18"/>
          <w:szCs w:val="18"/>
        </w:rPr>
      </w:pPr>
      <w:r w:rsidRPr="004C37CE">
        <w:rPr>
          <w:rFonts w:ascii="Gotham Book" w:hAnsi="Gotham Book" w:cstheme="minorHAnsi"/>
          <w:bCs/>
          <w:sz w:val="18"/>
          <w:szCs w:val="18"/>
        </w:rPr>
        <w:t>En la operación y el seguimiento del Programa, se prevé la participación de personas representantes de la sociedad civil y/o de instituciones académicas, ya sea en calidad de Persona Evaluadora Experta o como integrantes de la Comisión Evaluadora, así como en la integración del Comité de Admisión y Seguimiento.</w:t>
      </w:r>
    </w:p>
    <w:p w14:paraId="76152D51" w14:textId="77777777" w:rsidR="00C14D6A" w:rsidRPr="004C37CE" w:rsidRDefault="00C14D6A" w:rsidP="00C14D6A">
      <w:pPr>
        <w:autoSpaceDE w:val="0"/>
        <w:autoSpaceDN w:val="0"/>
        <w:adjustRightInd w:val="0"/>
        <w:jc w:val="both"/>
        <w:rPr>
          <w:rFonts w:ascii="Gotham Book" w:hAnsi="Gotham Book" w:cstheme="minorHAnsi"/>
          <w:bCs/>
          <w:sz w:val="18"/>
          <w:szCs w:val="18"/>
        </w:rPr>
      </w:pPr>
    </w:p>
    <w:p w14:paraId="25786DB8" w14:textId="77777777" w:rsidR="00C14D6A" w:rsidRPr="004C37CE" w:rsidRDefault="00C14D6A" w:rsidP="00C14D6A">
      <w:pPr>
        <w:contextualSpacing/>
        <w:jc w:val="both"/>
        <w:rPr>
          <w:rFonts w:ascii="Gotham Book" w:hAnsi="Gotham Book" w:cstheme="minorHAnsi"/>
          <w:b/>
          <w:sz w:val="18"/>
          <w:szCs w:val="18"/>
        </w:rPr>
      </w:pPr>
      <w:r w:rsidRPr="004C37CE">
        <w:rPr>
          <w:rFonts w:ascii="Gotham Book" w:hAnsi="Gotham Book" w:cstheme="minorHAnsi"/>
          <w:b/>
          <w:sz w:val="18"/>
          <w:szCs w:val="18"/>
        </w:rPr>
        <w:t>13. DIFUSIÓN</w:t>
      </w:r>
    </w:p>
    <w:p w14:paraId="1815F7E6" w14:textId="77777777" w:rsidR="00C14D6A" w:rsidRPr="004C37CE" w:rsidRDefault="00C14D6A" w:rsidP="00C14D6A">
      <w:pPr>
        <w:contextualSpacing/>
        <w:jc w:val="both"/>
        <w:rPr>
          <w:rFonts w:ascii="Gotham Book" w:hAnsi="Gotham Book" w:cstheme="minorHAnsi"/>
          <w:b/>
          <w:sz w:val="18"/>
          <w:szCs w:val="18"/>
        </w:rPr>
      </w:pPr>
    </w:p>
    <w:p w14:paraId="1DD3F40B" w14:textId="77777777" w:rsidR="00C14D6A" w:rsidRPr="004C37CE" w:rsidRDefault="00C14D6A" w:rsidP="00C14D6A">
      <w:pPr>
        <w:contextualSpacing/>
        <w:jc w:val="both"/>
        <w:rPr>
          <w:rFonts w:ascii="Gotham Book" w:hAnsi="Gotham Book" w:cstheme="minorHAnsi"/>
          <w:b/>
          <w:sz w:val="18"/>
          <w:szCs w:val="18"/>
        </w:rPr>
      </w:pPr>
      <w:r w:rsidRPr="004C37CE">
        <w:rPr>
          <w:rFonts w:ascii="Gotham Book" w:hAnsi="Gotham Book" w:cstheme="minorHAnsi"/>
          <w:b/>
          <w:sz w:val="18"/>
          <w:szCs w:val="18"/>
        </w:rPr>
        <w:t>13.1 MEDIOS DE DIFUSIÓN</w:t>
      </w:r>
    </w:p>
    <w:p w14:paraId="67461A64" w14:textId="77777777" w:rsidR="00C14D6A" w:rsidRPr="004C37CE" w:rsidRDefault="00C14D6A" w:rsidP="00C14D6A">
      <w:pPr>
        <w:contextualSpacing/>
        <w:jc w:val="both"/>
        <w:rPr>
          <w:rFonts w:ascii="Gotham Book" w:hAnsi="Gotham Book" w:cstheme="minorHAnsi"/>
          <w:b/>
          <w:sz w:val="18"/>
          <w:szCs w:val="18"/>
        </w:rPr>
      </w:pPr>
    </w:p>
    <w:p w14:paraId="076F6AB6" w14:textId="77777777" w:rsidR="00C14D6A" w:rsidRPr="004C37CE" w:rsidRDefault="00C14D6A" w:rsidP="00C14D6A">
      <w:pPr>
        <w:autoSpaceDE w:val="0"/>
        <w:autoSpaceDN w:val="0"/>
        <w:adjustRightInd w:val="0"/>
        <w:jc w:val="both"/>
        <w:rPr>
          <w:rFonts w:ascii="Gotham Book" w:hAnsi="Gotham Book" w:cs="ArialMT"/>
          <w:sz w:val="18"/>
          <w:szCs w:val="18"/>
        </w:rPr>
      </w:pPr>
      <w:bookmarkStart w:id="14" w:name="_Hlk183465760"/>
      <w:r w:rsidRPr="004C37CE">
        <w:rPr>
          <w:rFonts w:ascii="Gotham Book" w:hAnsi="Gotham Book" w:cs="ArialMT"/>
          <w:sz w:val="18"/>
          <w:szCs w:val="18"/>
        </w:rPr>
        <w:t xml:space="preserve">Las presentes Reglas serán publicadas en el Periódico Oficial </w:t>
      </w:r>
      <w:r w:rsidRPr="004C37CE">
        <w:rPr>
          <w:rFonts w:ascii="Gotham Book" w:hAnsi="Gotham Book" w:cs="ArialMT"/>
          <w:i/>
          <w:sz w:val="18"/>
          <w:szCs w:val="18"/>
        </w:rPr>
        <w:t>Gaceta del Gobierno</w:t>
      </w:r>
      <w:r w:rsidRPr="004C37CE">
        <w:rPr>
          <w:rFonts w:ascii="Gotham Book" w:hAnsi="Gotham Book" w:cs="ArialMT"/>
          <w:sz w:val="18"/>
          <w:szCs w:val="18"/>
        </w:rPr>
        <w:t>, y en la página web oficial del COMECYT</w:t>
      </w:r>
      <w:r w:rsidRPr="004C37CE">
        <w:rPr>
          <w:rFonts w:ascii="Gotham Book" w:eastAsia="Gotham" w:hAnsi="Gotham Book" w:cs="Gotham"/>
          <w:sz w:val="18"/>
          <w:szCs w:val="18"/>
        </w:rPr>
        <w:t xml:space="preserve">: </w:t>
      </w:r>
      <w:hyperlink r:id="rId9" w:history="1">
        <w:r w:rsidRPr="008245FE">
          <w:rPr>
            <w:rStyle w:val="Hipervnculo"/>
            <w:rFonts w:ascii="Gotham Book" w:eastAsia="Segoe UI" w:hAnsi="Gotham Book"/>
            <w:sz w:val="18"/>
            <w:szCs w:val="18"/>
          </w:rPr>
          <w:t>https://comecyt.edomex.gob.mx/</w:t>
        </w:r>
      </w:hyperlink>
      <w:r w:rsidRPr="008245FE">
        <w:rPr>
          <w:rFonts w:ascii="Gotham Book" w:eastAsia="Gotham" w:hAnsi="Gotham Book" w:cs="Gotham"/>
          <w:sz w:val="12"/>
          <w:szCs w:val="12"/>
        </w:rPr>
        <w:t xml:space="preserve"> </w:t>
      </w:r>
      <w:r w:rsidRPr="004C37CE">
        <w:rPr>
          <w:rFonts w:ascii="Gotham Book" w:eastAsia="Gotham" w:hAnsi="Gotham Book" w:cs="Gotham"/>
          <w:sz w:val="18"/>
          <w:szCs w:val="18"/>
        </w:rPr>
        <w:t xml:space="preserve">. </w:t>
      </w:r>
      <w:r w:rsidRPr="004C37CE">
        <w:rPr>
          <w:rFonts w:ascii="Gotham Book" w:hAnsi="Gotham Book" w:cs="ArialMT"/>
          <w:sz w:val="18"/>
          <w:szCs w:val="18"/>
        </w:rPr>
        <w:t xml:space="preserve"> </w:t>
      </w:r>
    </w:p>
    <w:p w14:paraId="585D8FAC" w14:textId="77777777" w:rsidR="00C14D6A" w:rsidRPr="004C37CE" w:rsidRDefault="00C14D6A" w:rsidP="00C14D6A">
      <w:pPr>
        <w:autoSpaceDE w:val="0"/>
        <w:autoSpaceDN w:val="0"/>
        <w:adjustRightInd w:val="0"/>
        <w:jc w:val="both"/>
        <w:rPr>
          <w:rFonts w:ascii="Gotham Book" w:hAnsi="Gotham Book" w:cs="ArialMT"/>
          <w:sz w:val="18"/>
          <w:szCs w:val="18"/>
        </w:rPr>
      </w:pPr>
    </w:p>
    <w:p w14:paraId="185DA53C"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La difusión del Programa se realizará a través de la página web del COMECYT, en el Registro Estatal de Trámites y Servicios, y en los demás medios que determine la Instancia Normativa.</w:t>
      </w:r>
    </w:p>
    <w:bookmarkEnd w:id="14"/>
    <w:p w14:paraId="5B98A9EA" w14:textId="77777777" w:rsidR="00C14D6A" w:rsidRPr="004C37CE" w:rsidRDefault="00C14D6A" w:rsidP="00C14D6A">
      <w:pPr>
        <w:autoSpaceDE w:val="0"/>
        <w:autoSpaceDN w:val="0"/>
        <w:adjustRightInd w:val="0"/>
        <w:jc w:val="both"/>
        <w:rPr>
          <w:rFonts w:ascii="Gotham Book" w:hAnsi="Gotham Book" w:cs="ArialMT"/>
          <w:sz w:val="18"/>
          <w:szCs w:val="18"/>
        </w:rPr>
      </w:pPr>
    </w:p>
    <w:p w14:paraId="0ABB5BEA" w14:textId="77777777" w:rsidR="00C14D6A" w:rsidRPr="004C37CE" w:rsidRDefault="00C14D6A" w:rsidP="00C14D6A">
      <w:pPr>
        <w:contextualSpacing/>
        <w:jc w:val="both"/>
        <w:rPr>
          <w:rFonts w:ascii="Gotham Book" w:hAnsi="Gotham Book" w:cstheme="minorHAnsi"/>
          <w:b/>
          <w:sz w:val="18"/>
          <w:szCs w:val="18"/>
        </w:rPr>
      </w:pPr>
      <w:r w:rsidRPr="004C37CE">
        <w:rPr>
          <w:rFonts w:ascii="Gotham Book" w:hAnsi="Gotham Book" w:cstheme="minorHAnsi"/>
          <w:b/>
          <w:sz w:val="18"/>
          <w:szCs w:val="18"/>
        </w:rPr>
        <w:t>13.2 CONVOCATORIA</w:t>
      </w:r>
    </w:p>
    <w:p w14:paraId="50C1D4AF" w14:textId="77777777" w:rsidR="00C14D6A" w:rsidRPr="004C37CE" w:rsidRDefault="00C14D6A" w:rsidP="00C14D6A">
      <w:pPr>
        <w:contextualSpacing/>
        <w:jc w:val="both"/>
        <w:rPr>
          <w:rFonts w:ascii="Gotham Book" w:hAnsi="Gotham Book" w:cstheme="minorHAnsi"/>
          <w:b/>
          <w:sz w:val="18"/>
          <w:szCs w:val="18"/>
        </w:rPr>
      </w:pPr>
    </w:p>
    <w:p w14:paraId="37090BA6" w14:textId="77777777" w:rsidR="00C14D6A" w:rsidRPr="004C37CE" w:rsidRDefault="00C14D6A" w:rsidP="00C14D6A">
      <w:pPr>
        <w:jc w:val="both"/>
        <w:rPr>
          <w:rFonts w:ascii="Gotham Book" w:hAnsi="Gotham Book" w:cstheme="minorHAnsi"/>
          <w:bCs/>
          <w:sz w:val="18"/>
          <w:szCs w:val="18"/>
        </w:rPr>
      </w:pPr>
      <w:bookmarkStart w:id="15" w:name="_Hlk183465738"/>
      <w:r w:rsidRPr="004C37CE">
        <w:rPr>
          <w:rFonts w:ascii="Gotham Book" w:hAnsi="Gotham Book" w:cstheme="minorHAnsi"/>
          <w:bCs/>
          <w:sz w:val="18"/>
          <w:szCs w:val="18"/>
        </w:rPr>
        <w:lastRenderedPageBreak/>
        <w:t>La Convocatoria será emitida por el Gobierno del Estado de México a través del COMECYT, en los medios que determine la Instancia Normativa con base en la suficiencia presupuestal con la que cuente el programa.</w:t>
      </w:r>
    </w:p>
    <w:p w14:paraId="7110C37B" w14:textId="77777777" w:rsidR="00C14D6A" w:rsidRPr="004C37CE" w:rsidRDefault="00C14D6A" w:rsidP="00C14D6A">
      <w:pPr>
        <w:jc w:val="both"/>
        <w:rPr>
          <w:rFonts w:ascii="Gotham Book" w:hAnsi="Gotham Book" w:cstheme="minorHAnsi"/>
          <w:bCs/>
          <w:sz w:val="18"/>
          <w:szCs w:val="18"/>
        </w:rPr>
      </w:pPr>
    </w:p>
    <w:p w14:paraId="2B284045" w14:textId="77777777" w:rsidR="00C14D6A" w:rsidRPr="004C37CE" w:rsidRDefault="00C14D6A" w:rsidP="00C14D6A">
      <w:pPr>
        <w:jc w:val="both"/>
        <w:rPr>
          <w:rFonts w:ascii="Gotham Book" w:hAnsi="Gotham Book" w:cstheme="minorHAnsi"/>
          <w:bCs/>
          <w:sz w:val="18"/>
          <w:szCs w:val="18"/>
        </w:rPr>
      </w:pPr>
      <w:r w:rsidRPr="004C37CE">
        <w:rPr>
          <w:rFonts w:ascii="Gotham Book" w:hAnsi="Gotham Book" w:cstheme="minorHAnsi"/>
          <w:bCs/>
          <w:sz w:val="18"/>
          <w:szCs w:val="18"/>
        </w:rPr>
        <w:t>La publicación y difusión de la Convocatoria se podrá realizar a través de los siguientes medios:</w:t>
      </w:r>
    </w:p>
    <w:p w14:paraId="423650D6" w14:textId="77777777" w:rsidR="00C14D6A" w:rsidRPr="004C37CE" w:rsidRDefault="00C14D6A" w:rsidP="00C14D6A">
      <w:pPr>
        <w:jc w:val="both"/>
        <w:rPr>
          <w:rFonts w:ascii="Gotham Book" w:hAnsi="Gotham Book" w:cstheme="minorHAnsi"/>
          <w:bCs/>
          <w:sz w:val="18"/>
          <w:szCs w:val="18"/>
        </w:rPr>
      </w:pPr>
    </w:p>
    <w:p w14:paraId="38C7FD4E" w14:textId="77777777" w:rsidR="00C14D6A" w:rsidRPr="004C37CE" w:rsidRDefault="00C14D6A" w:rsidP="00D05CF5">
      <w:pPr>
        <w:pStyle w:val="Prrafodelista"/>
        <w:numPr>
          <w:ilvl w:val="0"/>
          <w:numId w:val="20"/>
        </w:numPr>
        <w:ind w:left="714" w:hanging="357"/>
        <w:jc w:val="both"/>
        <w:rPr>
          <w:rFonts w:ascii="Gotham Book" w:hAnsi="Gotham Book" w:cstheme="minorHAnsi"/>
          <w:bCs/>
          <w:sz w:val="18"/>
          <w:szCs w:val="18"/>
        </w:rPr>
      </w:pPr>
      <w:r w:rsidRPr="004C37CE">
        <w:rPr>
          <w:rFonts w:ascii="Gotham Book" w:hAnsi="Gotham Book" w:cstheme="minorHAnsi"/>
          <w:bCs/>
          <w:sz w:val="18"/>
          <w:szCs w:val="18"/>
        </w:rPr>
        <w:t>A través de la página de internet oficial del COMECYT en la dirección electrónica:</w:t>
      </w:r>
    </w:p>
    <w:p w14:paraId="6B4D71D3" w14:textId="77777777" w:rsidR="00C14D6A" w:rsidRPr="008245FE" w:rsidRDefault="00000000" w:rsidP="00C14D6A">
      <w:pPr>
        <w:ind w:left="993"/>
        <w:jc w:val="both"/>
        <w:rPr>
          <w:rStyle w:val="Hipervnculo"/>
          <w:rFonts w:ascii="Gotham Book" w:hAnsi="Gotham Book" w:cstheme="minorHAnsi"/>
          <w:bCs/>
          <w:sz w:val="18"/>
          <w:szCs w:val="18"/>
        </w:rPr>
      </w:pPr>
      <w:hyperlink r:id="rId10" w:history="1">
        <w:r w:rsidR="00C14D6A" w:rsidRPr="008245FE">
          <w:rPr>
            <w:rStyle w:val="Hipervnculo"/>
            <w:rFonts w:ascii="Gotham Book" w:hAnsi="Gotham Book" w:cstheme="minorHAnsi"/>
            <w:bCs/>
            <w:sz w:val="18"/>
            <w:szCs w:val="18"/>
          </w:rPr>
          <w:t>http://comecyt.edomex.gob.mx/</w:t>
        </w:r>
      </w:hyperlink>
    </w:p>
    <w:p w14:paraId="1514995A" w14:textId="77777777" w:rsidR="00C14D6A" w:rsidRPr="004C37CE" w:rsidRDefault="00C14D6A" w:rsidP="00C14D6A">
      <w:pPr>
        <w:ind w:left="993"/>
        <w:jc w:val="both"/>
        <w:rPr>
          <w:rStyle w:val="Hipervnculo"/>
          <w:rFonts w:ascii="Gotham Book" w:hAnsi="Gotham Book" w:cstheme="minorHAnsi"/>
          <w:bCs/>
        </w:rPr>
      </w:pPr>
    </w:p>
    <w:p w14:paraId="524BC22C" w14:textId="77777777" w:rsidR="00C14D6A" w:rsidRPr="004C37CE" w:rsidRDefault="00C14D6A" w:rsidP="00D05CF5">
      <w:pPr>
        <w:pStyle w:val="Prrafodelista"/>
        <w:numPr>
          <w:ilvl w:val="0"/>
          <w:numId w:val="20"/>
        </w:numPr>
        <w:ind w:left="714" w:hanging="357"/>
        <w:jc w:val="both"/>
        <w:rPr>
          <w:rFonts w:ascii="Gotham Book" w:hAnsi="Gotham Book" w:cstheme="minorHAnsi"/>
          <w:bCs/>
          <w:sz w:val="18"/>
          <w:szCs w:val="18"/>
        </w:rPr>
      </w:pPr>
      <w:r w:rsidRPr="004C37CE">
        <w:rPr>
          <w:rFonts w:ascii="Gotham Book" w:hAnsi="Gotham Book" w:cstheme="minorHAnsi"/>
          <w:bCs/>
          <w:sz w:val="18"/>
          <w:szCs w:val="18"/>
        </w:rPr>
        <w:t>A través de las redes sociales del COMECYT.</w:t>
      </w:r>
    </w:p>
    <w:p w14:paraId="3F64FFD4" w14:textId="77777777" w:rsidR="00C14D6A" w:rsidRPr="004C37CE" w:rsidRDefault="00C14D6A" w:rsidP="00D05CF5">
      <w:pPr>
        <w:pStyle w:val="Prrafodelista"/>
        <w:numPr>
          <w:ilvl w:val="1"/>
          <w:numId w:val="24"/>
        </w:numPr>
        <w:ind w:left="1134" w:hanging="141"/>
        <w:jc w:val="both"/>
        <w:rPr>
          <w:rFonts w:ascii="Gotham Book" w:eastAsia="Helvetica Neue" w:hAnsi="Gotham Book" w:cs="Arial"/>
          <w:sz w:val="18"/>
          <w:szCs w:val="18"/>
          <w:lang w:eastAsia="es-MX"/>
        </w:rPr>
      </w:pPr>
      <w:r w:rsidRPr="004C37CE">
        <w:rPr>
          <w:rFonts w:ascii="Gotham Book" w:eastAsia="Helvetica Neue" w:hAnsi="Gotham Book" w:cs="Arial"/>
          <w:sz w:val="18"/>
          <w:szCs w:val="18"/>
          <w:lang w:eastAsia="es-MX"/>
        </w:rPr>
        <w:t>Facebook: @</w:t>
      </w:r>
      <w:proofErr w:type="gramStart"/>
      <w:r w:rsidRPr="004C37CE">
        <w:rPr>
          <w:rFonts w:ascii="Gotham Book" w:eastAsia="Helvetica Neue" w:hAnsi="Gotham Book" w:cs="Arial"/>
          <w:sz w:val="18"/>
          <w:szCs w:val="18"/>
          <w:lang w:eastAsia="es-MX"/>
        </w:rPr>
        <w:t>comecyt.edomex</w:t>
      </w:r>
      <w:proofErr w:type="gramEnd"/>
    </w:p>
    <w:p w14:paraId="20B74CCC" w14:textId="77777777" w:rsidR="00C14D6A" w:rsidRPr="004C37CE" w:rsidRDefault="00C14D6A" w:rsidP="00D05CF5">
      <w:pPr>
        <w:pStyle w:val="Prrafodelista"/>
        <w:numPr>
          <w:ilvl w:val="1"/>
          <w:numId w:val="24"/>
        </w:numPr>
        <w:ind w:left="1134" w:hanging="141"/>
        <w:jc w:val="both"/>
        <w:rPr>
          <w:rFonts w:ascii="Gotham Book" w:hAnsi="Gotham Book" w:cstheme="minorHAnsi"/>
          <w:bCs/>
          <w:sz w:val="18"/>
          <w:szCs w:val="18"/>
        </w:rPr>
      </w:pPr>
      <w:r w:rsidRPr="004C37CE">
        <w:rPr>
          <w:rFonts w:ascii="Gotham Book" w:hAnsi="Gotham Book" w:cstheme="minorHAnsi"/>
          <w:bCs/>
          <w:sz w:val="18"/>
          <w:szCs w:val="18"/>
        </w:rPr>
        <w:t>“X”: @comecyt</w:t>
      </w:r>
    </w:p>
    <w:bookmarkEnd w:id="15"/>
    <w:p w14:paraId="3309ED5A" w14:textId="77777777" w:rsidR="00C14D6A" w:rsidRPr="004C37CE" w:rsidRDefault="00C14D6A" w:rsidP="00C14D6A">
      <w:pPr>
        <w:pBdr>
          <w:top w:val="nil"/>
          <w:left w:val="nil"/>
          <w:bottom w:val="nil"/>
          <w:right w:val="nil"/>
          <w:between w:val="nil"/>
        </w:pBdr>
        <w:tabs>
          <w:tab w:val="left" w:pos="0"/>
        </w:tabs>
        <w:jc w:val="both"/>
        <w:rPr>
          <w:rFonts w:ascii="Gotham Book" w:eastAsia="Helvetica Neue" w:hAnsi="Gotham Book" w:cstheme="minorHAnsi"/>
          <w:sz w:val="18"/>
          <w:szCs w:val="18"/>
          <w:lang w:eastAsia="es-MX"/>
        </w:rPr>
      </w:pPr>
    </w:p>
    <w:p w14:paraId="1EE354DD" w14:textId="77777777" w:rsidR="00C14D6A" w:rsidRPr="004C37CE" w:rsidRDefault="00C14D6A" w:rsidP="00C14D6A">
      <w:pPr>
        <w:contextualSpacing/>
        <w:jc w:val="both"/>
        <w:rPr>
          <w:rFonts w:ascii="Gotham Book" w:hAnsi="Gotham Book" w:cstheme="minorHAnsi"/>
          <w:b/>
          <w:sz w:val="18"/>
          <w:szCs w:val="18"/>
        </w:rPr>
      </w:pPr>
      <w:r w:rsidRPr="004C37CE">
        <w:rPr>
          <w:rFonts w:ascii="Gotham Book" w:hAnsi="Gotham Book" w:cstheme="minorHAnsi"/>
          <w:b/>
          <w:sz w:val="18"/>
          <w:szCs w:val="18"/>
        </w:rPr>
        <w:t>14. TRANSPARENCIA</w:t>
      </w:r>
    </w:p>
    <w:p w14:paraId="123B5A7C" w14:textId="77777777" w:rsidR="00C14D6A" w:rsidRPr="004C37CE" w:rsidRDefault="00C14D6A" w:rsidP="00C14D6A">
      <w:pPr>
        <w:contextualSpacing/>
        <w:jc w:val="both"/>
        <w:rPr>
          <w:rFonts w:ascii="Gotham Book" w:hAnsi="Gotham Book" w:cstheme="minorHAnsi"/>
          <w:b/>
          <w:sz w:val="18"/>
          <w:szCs w:val="18"/>
        </w:rPr>
      </w:pPr>
    </w:p>
    <w:p w14:paraId="0A0B035E" w14:textId="77777777" w:rsidR="00C14D6A" w:rsidRPr="004C37CE" w:rsidRDefault="00C14D6A" w:rsidP="00C14D6A">
      <w:pPr>
        <w:pBdr>
          <w:top w:val="nil"/>
          <w:left w:val="nil"/>
          <w:bottom w:val="nil"/>
          <w:right w:val="nil"/>
          <w:between w:val="nil"/>
        </w:pBdr>
        <w:tabs>
          <w:tab w:val="left" w:pos="0"/>
        </w:tabs>
        <w:jc w:val="both"/>
        <w:rPr>
          <w:rFonts w:ascii="Gotham Book" w:eastAsia="Helvetica Neue" w:hAnsi="Gotham Book" w:cstheme="minorHAnsi"/>
          <w:sz w:val="18"/>
          <w:szCs w:val="18"/>
          <w:lang w:eastAsia="es-MX"/>
        </w:rPr>
      </w:pPr>
      <w:r w:rsidRPr="004C37CE">
        <w:rPr>
          <w:rFonts w:ascii="Gotham Book" w:eastAsia="Helvetica Neue" w:hAnsi="Gotham Book" w:cstheme="minorHAnsi"/>
          <w:sz w:val="18"/>
          <w:szCs w:val="18"/>
          <w:lang w:eastAsia="es-MX"/>
        </w:rPr>
        <w:t>El COMECYT tendrá disponible la información del Programa, de conformidad con lo dispuesto en la Ley de Transparencia y Acceso a la Información Pública del Estado de México y Municipios, debiendo observar las disposiciones relativas a la protección de datos personales.</w:t>
      </w:r>
    </w:p>
    <w:p w14:paraId="638CE917" w14:textId="77777777" w:rsidR="00C14D6A" w:rsidRPr="004C37CE" w:rsidRDefault="00C14D6A" w:rsidP="00C14D6A">
      <w:pPr>
        <w:pBdr>
          <w:top w:val="nil"/>
          <w:left w:val="nil"/>
          <w:bottom w:val="nil"/>
          <w:right w:val="nil"/>
          <w:between w:val="nil"/>
        </w:pBdr>
        <w:tabs>
          <w:tab w:val="left" w:pos="284"/>
        </w:tabs>
        <w:ind w:left="284" w:hanging="284"/>
        <w:jc w:val="both"/>
        <w:rPr>
          <w:rFonts w:ascii="Gotham Book" w:eastAsia="Helvetica Neue" w:hAnsi="Gotham Book"/>
          <w:sz w:val="18"/>
          <w:szCs w:val="18"/>
          <w:lang w:eastAsia="es-MX"/>
        </w:rPr>
      </w:pPr>
    </w:p>
    <w:p w14:paraId="2FD6FD2F" w14:textId="77777777" w:rsidR="00C14D6A" w:rsidRPr="004C37CE" w:rsidRDefault="00C14D6A" w:rsidP="00C14D6A">
      <w:pPr>
        <w:pBdr>
          <w:top w:val="nil"/>
          <w:left w:val="nil"/>
          <w:bottom w:val="nil"/>
          <w:right w:val="nil"/>
          <w:between w:val="nil"/>
        </w:pBdr>
        <w:tabs>
          <w:tab w:val="left" w:pos="0"/>
        </w:tabs>
        <w:jc w:val="both"/>
        <w:rPr>
          <w:rFonts w:ascii="Gotham Book" w:eastAsia="Helvetica Neue" w:hAnsi="Gotham Book"/>
          <w:sz w:val="18"/>
          <w:szCs w:val="18"/>
          <w:lang w:eastAsia="es-MX"/>
        </w:rPr>
      </w:pPr>
      <w:r w:rsidRPr="004C37CE">
        <w:rPr>
          <w:rFonts w:ascii="Gotham Book" w:eastAsia="Helvetica Neue" w:hAnsi="Gotham Book"/>
          <w:sz w:val="18"/>
          <w:szCs w:val="18"/>
          <w:lang w:eastAsia="es-MX"/>
        </w:rPr>
        <w:t>La información proporcionada por las personas solicitantes o que se genere durante el proceso de evaluación, será manejada con estricta confidencialidad y no será utilizada para ningún fin distinto al del otorgamiento del estímulo económico y estará sujeta a lo dispuesto por la Ley de Transparencia y Acceso a la Información Pública del Estado de México y Municipios</w:t>
      </w:r>
    </w:p>
    <w:p w14:paraId="65BBC824" w14:textId="77777777" w:rsidR="00C14D6A" w:rsidRPr="004C37CE" w:rsidRDefault="00C14D6A" w:rsidP="00C14D6A">
      <w:pPr>
        <w:pStyle w:val="Textoindependiente"/>
        <w:spacing w:before="120"/>
        <w:ind w:right="50"/>
        <w:jc w:val="both"/>
        <w:rPr>
          <w:rFonts w:ascii="Gotham Book" w:eastAsia="Helvetica Neue" w:hAnsi="Gotham Book" w:cstheme="minorBidi"/>
          <w:lang w:val="es-MX" w:eastAsia="es-MX"/>
        </w:rPr>
      </w:pPr>
      <w:r w:rsidRPr="004C37CE">
        <w:rPr>
          <w:rFonts w:ascii="Gotham Book" w:eastAsia="Helvetica Neue" w:hAnsi="Gotham Book" w:cstheme="minorBidi"/>
          <w:lang w:val="es-MX" w:eastAsia="es-MX"/>
        </w:rPr>
        <w:t>Únicamente las personas responsables legal, técnico y administrativo podrán solicitar a la persona titular de la Dirección de Desarrollo Tecnológico y Vinculación la información relacionada con el proyecto, durante el desarrollo del mismo.</w:t>
      </w:r>
    </w:p>
    <w:p w14:paraId="6FFA05A3" w14:textId="77777777" w:rsidR="00C14D6A" w:rsidRPr="004C37CE" w:rsidRDefault="00C14D6A" w:rsidP="00C14D6A">
      <w:pPr>
        <w:pBdr>
          <w:top w:val="nil"/>
          <w:left w:val="nil"/>
          <w:bottom w:val="nil"/>
          <w:right w:val="nil"/>
          <w:between w:val="nil"/>
        </w:pBdr>
        <w:tabs>
          <w:tab w:val="left" w:pos="284"/>
        </w:tabs>
        <w:ind w:left="284" w:hanging="284"/>
        <w:jc w:val="both"/>
        <w:rPr>
          <w:rFonts w:ascii="Gotham Book" w:eastAsia="Helvetica Neue" w:hAnsi="Gotham Book" w:cstheme="minorHAnsi"/>
          <w:sz w:val="18"/>
          <w:szCs w:val="18"/>
          <w:lang w:eastAsia="es-MX"/>
        </w:rPr>
      </w:pPr>
    </w:p>
    <w:p w14:paraId="65B72204" w14:textId="77777777" w:rsidR="00C14D6A" w:rsidRPr="004C37CE" w:rsidRDefault="00C14D6A" w:rsidP="00C14D6A">
      <w:pPr>
        <w:jc w:val="both"/>
        <w:rPr>
          <w:rFonts w:ascii="Gotham Book" w:hAnsi="Gotham Book"/>
          <w:b/>
          <w:sz w:val="18"/>
          <w:szCs w:val="18"/>
        </w:rPr>
      </w:pPr>
      <w:r w:rsidRPr="004C37CE">
        <w:rPr>
          <w:rFonts w:ascii="Gotham Book" w:hAnsi="Gotham Book"/>
          <w:b/>
          <w:sz w:val="18"/>
          <w:szCs w:val="18"/>
        </w:rPr>
        <w:t xml:space="preserve">15. SEGUIMIENTO </w:t>
      </w:r>
    </w:p>
    <w:p w14:paraId="3DA0F18F" w14:textId="77777777" w:rsidR="00C14D6A" w:rsidRPr="004C37CE" w:rsidRDefault="00C14D6A" w:rsidP="00C14D6A">
      <w:pPr>
        <w:pStyle w:val="Prrafodelista"/>
        <w:ind w:left="0"/>
        <w:jc w:val="both"/>
        <w:rPr>
          <w:rFonts w:ascii="Gotham Book" w:hAnsi="Gotham Book"/>
          <w:b/>
          <w:sz w:val="18"/>
          <w:szCs w:val="18"/>
        </w:rPr>
      </w:pPr>
      <w:r w:rsidRPr="004C37CE">
        <w:rPr>
          <w:rFonts w:ascii="Gotham Book" w:hAnsi="Gotham Book"/>
          <w:b/>
          <w:sz w:val="18"/>
          <w:szCs w:val="18"/>
        </w:rPr>
        <w:t>15.1 SEGUIMIENTO DEL PROYECTO</w:t>
      </w:r>
    </w:p>
    <w:p w14:paraId="625FC953" w14:textId="77777777" w:rsidR="00C14D6A" w:rsidRPr="004C37CE" w:rsidRDefault="00C14D6A" w:rsidP="00C14D6A">
      <w:pPr>
        <w:pStyle w:val="Prrafodelista"/>
        <w:ind w:left="0"/>
        <w:jc w:val="both"/>
        <w:rPr>
          <w:rFonts w:ascii="Gotham Book" w:hAnsi="Gotham Book"/>
          <w:b/>
          <w:sz w:val="18"/>
          <w:szCs w:val="18"/>
        </w:rPr>
      </w:pPr>
      <w:r w:rsidRPr="004C37CE">
        <w:rPr>
          <w:rFonts w:ascii="Gotham Book" w:hAnsi="Gotham Book"/>
          <w:b/>
          <w:sz w:val="18"/>
          <w:szCs w:val="18"/>
        </w:rPr>
        <w:t>15.1.1. Seguimiento de los reportes</w:t>
      </w:r>
    </w:p>
    <w:p w14:paraId="0FBB4ED8" w14:textId="20589333" w:rsidR="00C14D6A" w:rsidRDefault="00C14D6A" w:rsidP="00C14D6A">
      <w:pPr>
        <w:pStyle w:val="Prrafodelista"/>
        <w:ind w:left="0"/>
        <w:jc w:val="both"/>
        <w:rPr>
          <w:rFonts w:ascii="Gotham Book" w:hAnsi="Gotham Book"/>
          <w:sz w:val="18"/>
          <w:szCs w:val="18"/>
        </w:rPr>
      </w:pPr>
      <w:r w:rsidRPr="004C37CE">
        <w:rPr>
          <w:rFonts w:ascii="Gotham Book" w:hAnsi="Gotham Book"/>
          <w:sz w:val="18"/>
          <w:szCs w:val="18"/>
        </w:rPr>
        <w:t>La Dirección de Desarrollo Tecnológico y Vinculación a través del personal responsable operativo del programa, adscrito al Departamento de Desarrollo Tecnológico, dará seguimiento técnico y financiero a los compromisos establecidos en el convenio y los anexos correspondientes, podrá realizar en cualquier momento revisiones técnicas y/o financieras, reuniones de trabajo con los responsables de la ejecución del proyecto o visitas de seguimiento, con el propósito de constatar el grado de avance en el desarrollo del proyecto y la correcta aplicación de los recursos canalizados a la Persona Beneficiaria, quien queda expresamente obligada a brindar las facilidades para permitir el acceso a las instalaciones donde se desarrolla el proyecto, mostrando toda la información técnica y financiera que le sea solicitada para los efectos.</w:t>
      </w:r>
    </w:p>
    <w:p w14:paraId="0113D809" w14:textId="77777777" w:rsidR="000563AF" w:rsidRPr="004C37CE" w:rsidRDefault="000563AF" w:rsidP="00C14D6A">
      <w:pPr>
        <w:pStyle w:val="Prrafodelista"/>
        <w:ind w:left="0"/>
        <w:jc w:val="both"/>
        <w:rPr>
          <w:rFonts w:ascii="Gotham Book" w:hAnsi="Gotham Book"/>
          <w:sz w:val="18"/>
          <w:szCs w:val="18"/>
        </w:rPr>
      </w:pPr>
    </w:p>
    <w:p w14:paraId="1FCC7835" w14:textId="77777777" w:rsidR="00C14D6A" w:rsidRPr="004C37CE" w:rsidRDefault="00C14D6A" w:rsidP="00C14D6A">
      <w:pPr>
        <w:jc w:val="both"/>
        <w:rPr>
          <w:rFonts w:ascii="Gotham Book" w:eastAsia="Arial" w:hAnsi="Gotham Book" w:cs="Arial"/>
          <w:b/>
          <w:sz w:val="18"/>
          <w:szCs w:val="18"/>
          <w:lang w:val="es-ES" w:eastAsia="es-ES" w:bidi="es-ES"/>
        </w:rPr>
      </w:pPr>
      <w:r w:rsidRPr="004C37CE">
        <w:rPr>
          <w:rFonts w:ascii="Gotham Book" w:eastAsia="Arial" w:hAnsi="Gotham Book" w:cs="Arial"/>
          <w:b/>
          <w:sz w:val="18"/>
          <w:szCs w:val="18"/>
          <w:lang w:val="es-ES" w:eastAsia="es-ES" w:bidi="es-ES"/>
        </w:rPr>
        <w:t>15.1.2 Entrega de los Reportes</w:t>
      </w:r>
    </w:p>
    <w:p w14:paraId="022C4487" w14:textId="77777777" w:rsidR="00C14D6A" w:rsidRPr="004C37CE" w:rsidRDefault="00C14D6A" w:rsidP="00C14D6A">
      <w:pPr>
        <w:jc w:val="both"/>
        <w:rPr>
          <w:rFonts w:ascii="Gotham Book" w:eastAsia="Arial" w:hAnsi="Gotham Book" w:cs="Arial"/>
          <w:sz w:val="18"/>
          <w:szCs w:val="18"/>
          <w:lang w:val="es-ES" w:eastAsia="es-ES" w:bidi="es-ES"/>
        </w:rPr>
      </w:pPr>
      <w:r w:rsidRPr="004C37CE">
        <w:rPr>
          <w:rFonts w:ascii="Gotham Book" w:eastAsia="Arial" w:hAnsi="Gotham Book" w:cs="Arial"/>
          <w:sz w:val="18"/>
          <w:szCs w:val="18"/>
          <w:lang w:val="es-ES" w:eastAsia="es-ES" w:bidi="es-ES"/>
        </w:rPr>
        <w:t xml:space="preserve">La </w:t>
      </w:r>
      <w:r w:rsidRPr="004C37CE">
        <w:rPr>
          <w:rFonts w:ascii="Gotham Book" w:hAnsi="Gotham Book"/>
          <w:sz w:val="18"/>
          <w:szCs w:val="18"/>
        </w:rPr>
        <w:t>Persona Beneficiaria</w:t>
      </w:r>
      <w:r w:rsidRPr="004C37CE">
        <w:rPr>
          <w:rFonts w:ascii="Gotham Book" w:eastAsia="Arial" w:hAnsi="Gotham Book" w:cs="Arial"/>
          <w:sz w:val="18"/>
          <w:szCs w:val="18"/>
          <w:lang w:val="es-ES" w:eastAsia="es-ES" w:bidi="es-ES"/>
        </w:rPr>
        <w:t xml:space="preserve"> deberá entregar a la </w:t>
      </w:r>
      <w:r w:rsidRPr="004C37CE">
        <w:rPr>
          <w:rFonts w:ascii="Gotham Book" w:hAnsi="Gotham Book"/>
          <w:sz w:val="18"/>
          <w:szCs w:val="18"/>
        </w:rPr>
        <w:t>Dirección de Desarrollo Tecnológico y Vinculación,</w:t>
      </w:r>
      <w:r w:rsidRPr="004C37CE">
        <w:rPr>
          <w:rFonts w:ascii="Gotham Book" w:eastAsia="Arial" w:hAnsi="Gotham Book" w:cs="Arial"/>
          <w:sz w:val="18"/>
          <w:szCs w:val="18"/>
          <w:lang w:val="es-ES" w:eastAsia="es-ES" w:bidi="es-ES"/>
        </w:rPr>
        <w:t xml:space="preserve"> a través del personal responsable operativo del programa adscrito al Departamento de Vinculación, los reportes técnico y financiero al término de cada etapa del proyecto con las firmas autógrafas del mismo, dentro de un plazo de 5 (cinco) días hábiles posteriores a la terminación de la etapa, de conformidad a los formatos establecidos.</w:t>
      </w:r>
    </w:p>
    <w:p w14:paraId="774D9627" w14:textId="77777777" w:rsidR="00C14D6A" w:rsidRPr="004C37CE" w:rsidRDefault="00C14D6A" w:rsidP="00C14D6A">
      <w:pPr>
        <w:ind w:left="567"/>
        <w:jc w:val="both"/>
        <w:rPr>
          <w:rFonts w:ascii="Gotham Book" w:eastAsia="Arial" w:hAnsi="Gotham Book" w:cs="Arial"/>
          <w:bCs/>
          <w:sz w:val="18"/>
          <w:szCs w:val="18"/>
          <w:lang w:val="es-ES" w:eastAsia="es-ES" w:bidi="es-ES"/>
        </w:rPr>
      </w:pPr>
    </w:p>
    <w:p w14:paraId="76864F54" w14:textId="77777777" w:rsidR="00C14D6A" w:rsidRPr="004C37CE" w:rsidRDefault="00C14D6A" w:rsidP="00C14D6A">
      <w:pPr>
        <w:jc w:val="both"/>
        <w:rPr>
          <w:rFonts w:ascii="Gotham Book" w:eastAsia="Arial" w:hAnsi="Gotham Book" w:cs="Arial"/>
          <w:bCs/>
          <w:sz w:val="18"/>
          <w:szCs w:val="18"/>
          <w:lang w:val="es-ES" w:eastAsia="es-ES" w:bidi="es-ES"/>
        </w:rPr>
      </w:pPr>
      <w:r w:rsidRPr="004C37CE">
        <w:rPr>
          <w:rFonts w:ascii="Gotham Book" w:eastAsia="Arial" w:hAnsi="Gotham Book" w:cs="Arial"/>
          <w:bCs/>
          <w:sz w:val="18"/>
          <w:szCs w:val="18"/>
          <w:lang w:val="es-ES" w:eastAsia="es-ES" w:bidi="es-ES"/>
        </w:rPr>
        <w:t>El contenido de los reportes técnico y financiero que entregue la Persona Beneficiaria será conforme a lo siguiente:</w:t>
      </w:r>
    </w:p>
    <w:p w14:paraId="199E2F59" w14:textId="77777777" w:rsidR="00C14D6A" w:rsidRPr="004C37CE" w:rsidRDefault="00C14D6A" w:rsidP="00C14D6A">
      <w:pPr>
        <w:ind w:left="567"/>
        <w:jc w:val="both"/>
        <w:rPr>
          <w:rFonts w:ascii="Gotham Book" w:eastAsia="Arial" w:hAnsi="Gotham Book" w:cs="Arial"/>
          <w:bCs/>
          <w:sz w:val="18"/>
          <w:szCs w:val="18"/>
          <w:lang w:val="es-ES" w:eastAsia="es-ES" w:bidi="es-ES"/>
        </w:rPr>
      </w:pPr>
    </w:p>
    <w:p w14:paraId="648B171C" w14:textId="77777777" w:rsidR="00C14D6A" w:rsidRPr="004C37CE" w:rsidRDefault="00C14D6A" w:rsidP="00D05CF5">
      <w:pPr>
        <w:pStyle w:val="Prrafodelista"/>
        <w:widowControl w:val="0"/>
        <w:numPr>
          <w:ilvl w:val="0"/>
          <w:numId w:val="35"/>
        </w:numPr>
        <w:autoSpaceDE w:val="0"/>
        <w:autoSpaceDN w:val="0"/>
        <w:contextualSpacing w:val="0"/>
        <w:jc w:val="both"/>
        <w:rPr>
          <w:rFonts w:ascii="Gotham Book" w:hAnsi="Gotham Book"/>
          <w:sz w:val="18"/>
          <w:szCs w:val="18"/>
        </w:rPr>
      </w:pPr>
      <w:r w:rsidRPr="004C37CE">
        <w:rPr>
          <w:rFonts w:ascii="Gotham Book" w:hAnsi="Gotham Book"/>
          <w:b/>
          <w:bCs/>
          <w:sz w:val="18"/>
          <w:szCs w:val="18"/>
        </w:rPr>
        <w:t>Reporte Financiero:</w:t>
      </w:r>
      <w:r w:rsidRPr="004C37CE">
        <w:rPr>
          <w:rFonts w:ascii="Gotham Book" w:hAnsi="Gotham Book"/>
          <w:sz w:val="18"/>
          <w:szCs w:val="18"/>
        </w:rPr>
        <w:t xml:space="preserve"> Deberá contener un desglose financiero que muestre claramente el cumplimiento de los compromisos establecidos de cada etapa estipulada en el convenio, Anexo 2. Presupuesto, el cual debe incluir el monto ministrado, ejercido y comprobado de la etapa a reportar; los estados de cuenta bancarios</w:t>
      </w:r>
      <w:r>
        <w:rPr>
          <w:rFonts w:ascii="Gotham Book" w:hAnsi="Gotham Book"/>
          <w:sz w:val="18"/>
          <w:szCs w:val="18"/>
        </w:rPr>
        <w:t xml:space="preserve"> completos</w:t>
      </w:r>
      <w:r w:rsidRPr="004C37CE">
        <w:rPr>
          <w:rFonts w:ascii="Gotham Book" w:hAnsi="Gotham Book"/>
          <w:sz w:val="18"/>
          <w:szCs w:val="18"/>
        </w:rPr>
        <w:t xml:space="preserve"> del proyecto, así como la documentación probatoria de los gastos realizados tales como CFDI de cada erogación con su comprobante de pago (transferencia bancaria)</w:t>
      </w:r>
      <w:r>
        <w:rPr>
          <w:rFonts w:ascii="Gotham Book" w:hAnsi="Gotham Book"/>
          <w:sz w:val="18"/>
          <w:szCs w:val="18"/>
        </w:rPr>
        <w:t>las capturas de pantalla no se reconocerán,</w:t>
      </w:r>
      <w:r w:rsidRPr="004C37CE">
        <w:rPr>
          <w:rFonts w:ascii="Gotham Book" w:hAnsi="Gotham Book"/>
          <w:sz w:val="18"/>
          <w:szCs w:val="18"/>
        </w:rPr>
        <w:t xml:space="preserve"> que ampare que los comprobantes fiscales reportados cumplan con los requisitos correspondientes señalados en el Código Fiscal de la Federación vigente y la verificación de comprobantes fiscales digitales correspondiente, de acuerdo con el rubro autorizado así como una relación por rubro autorizado de los CFDI presentados.</w:t>
      </w:r>
    </w:p>
    <w:p w14:paraId="47028CB3" w14:textId="77777777" w:rsidR="00C14D6A" w:rsidRPr="004C37CE" w:rsidRDefault="00C14D6A" w:rsidP="00C14D6A">
      <w:pPr>
        <w:pStyle w:val="Prrafodelista"/>
        <w:ind w:left="567"/>
        <w:jc w:val="both"/>
        <w:rPr>
          <w:rFonts w:ascii="Gotham Book" w:hAnsi="Gotham Book"/>
          <w:bCs/>
          <w:sz w:val="18"/>
          <w:szCs w:val="18"/>
        </w:rPr>
      </w:pPr>
    </w:p>
    <w:p w14:paraId="47DC8EB6" w14:textId="77777777" w:rsidR="00C14D6A" w:rsidRPr="004C37CE" w:rsidRDefault="00C14D6A" w:rsidP="00D05CF5">
      <w:pPr>
        <w:pStyle w:val="Prrafodelista"/>
        <w:widowControl w:val="0"/>
        <w:numPr>
          <w:ilvl w:val="0"/>
          <w:numId w:val="35"/>
        </w:numPr>
        <w:autoSpaceDE w:val="0"/>
        <w:autoSpaceDN w:val="0"/>
        <w:contextualSpacing w:val="0"/>
        <w:jc w:val="both"/>
        <w:rPr>
          <w:rFonts w:ascii="Gotham Book" w:hAnsi="Gotham Book"/>
          <w:bCs/>
          <w:sz w:val="18"/>
          <w:szCs w:val="18"/>
        </w:rPr>
      </w:pPr>
      <w:r w:rsidRPr="004C37CE">
        <w:rPr>
          <w:rFonts w:ascii="Gotham Book" w:hAnsi="Gotham Book"/>
          <w:b/>
          <w:sz w:val="18"/>
          <w:szCs w:val="18"/>
        </w:rPr>
        <w:t>Reporte Técnico:</w:t>
      </w:r>
      <w:r w:rsidRPr="004C37CE">
        <w:rPr>
          <w:rFonts w:ascii="Gotham Book" w:hAnsi="Gotham Book"/>
          <w:bCs/>
          <w:sz w:val="18"/>
          <w:szCs w:val="18"/>
        </w:rPr>
        <w:t xml:space="preserve"> Deberá contener la información técnica que muestre claramente el cumplimiento de los compromisos </w:t>
      </w:r>
      <w:r w:rsidRPr="004C37CE">
        <w:rPr>
          <w:rFonts w:ascii="Gotham Book" w:hAnsi="Gotham Book"/>
          <w:bCs/>
          <w:sz w:val="18"/>
          <w:szCs w:val="18"/>
        </w:rPr>
        <w:lastRenderedPageBreak/>
        <w:t>establecidos de cada etapa estipulada en el convenio, Anexo 1. Plan de Trabajo, incluyendo evidencia visual que muestre el desarrollo de las actividades.</w:t>
      </w:r>
    </w:p>
    <w:p w14:paraId="735BB43B" w14:textId="77777777" w:rsidR="00C14D6A" w:rsidRPr="004C37CE" w:rsidRDefault="00C14D6A" w:rsidP="00C14D6A">
      <w:pPr>
        <w:ind w:left="567"/>
        <w:jc w:val="both"/>
        <w:rPr>
          <w:rFonts w:ascii="Gotham Book" w:eastAsia="Arial" w:hAnsi="Gotham Book" w:cs="Arial"/>
          <w:sz w:val="18"/>
          <w:szCs w:val="18"/>
          <w:lang w:val="es-ES" w:eastAsia="es-ES" w:bidi="es-ES"/>
        </w:rPr>
      </w:pPr>
    </w:p>
    <w:p w14:paraId="201E2CA7" w14:textId="7E82BDFE" w:rsidR="00C14D6A" w:rsidRPr="004C37CE" w:rsidRDefault="00C14D6A" w:rsidP="00C14D6A">
      <w:pPr>
        <w:jc w:val="both"/>
        <w:rPr>
          <w:rFonts w:ascii="Gotham Book" w:eastAsia="Arial" w:hAnsi="Gotham Book" w:cs="Arial"/>
          <w:bCs/>
          <w:sz w:val="18"/>
          <w:szCs w:val="18"/>
          <w:lang w:val="es-ES" w:eastAsia="es-ES" w:bidi="es-ES"/>
        </w:rPr>
      </w:pPr>
      <w:r w:rsidRPr="004C37CE">
        <w:rPr>
          <w:rFonts w:ascii="Gotham Book" w:eastAsia="Arial" w:hAnsi="Gotham Book" w:cs="Arial"/>
          <w:bCs/>
          <w:sz w:val="18"/>
          <w:szCs w:val="18"/>
          <w:lang w:val="es-ES" w:eastAsia="es-ES" w:bidi="es-ES"/>
        </w:rPr>
        <w:t>Los reportes deberán ser entregados de forma física</w:t>
      </w:r>
      <w:r w:rsidRPr="004C37CE">
        <w:rPr>
          <w:rFonts w:ascii="Gotham Book" w:eastAsia="Gotham" w:hAnsi="Gotham Book" w:cs="Gotham"/>
          <w:sz w:val="18"/>
          <w:szCs w:val="18"/>
          <w:lang w:val="es-ES"/>
        </w:rPr>
        <w:t xml:space="preserve"> en las instalaciones del COMECYT, ubicadas en paseo Colón 112-A. Col. </w:t>
      </w:r>
      <w:proofErr w:type="spellStart"/>
      <w:r w:rsidRPr="004C37CE">
        <w:rPr>
          <w:rFonts w:ascii="Gotham Book" w:eastAsia="Gotham" w:hAnsi="Gotham Book" w:cs="Gotham"/>
          <w:sz w:val="18"/>
          <w:szCs w:val="18"/>
          <w:lang w:val="es-ES"/>
        </w:rPr>
        <w:t>Cipres</w:t>
      </w:r>
      <w:proofErr w:type="spellEnd"/>
      <w:r w:rsidRPr="004C37CE">
        <w:rPr>
          <w:rFonts w:ascii="Gotham Book" w:eastAsia="Gotham" w:hAnsi="Gotham Book" w:cs="Gotham"/>
          <w:sz w:val="18"/>
          <w:szCs w:val="18"/>
          <w:lang w:val="es-ES"/>
        </w:rPr>
        <w:t xml:space="preserve">, Toluca, Estado de México, C.P.50120 </w:t>
      </w:r>
      <w:r w:rsidRPr="004C37CE">
        <w:rPr>
          <w:rFonts w:ascii="Gotham Book" w:eastAsia="Arial" w:hAnsi="Gotham Book" w:cs="Arial"/>
          <w:bCs/>
          <w:sz w:val="18"/>
          <w:szCs w:val="18"/>
          <w:lang w:val="es-ES" w:eastAsia="es-ES" w:bidi="es-ES"/>
        </w:rPr>
        <w:t>y digital en los formatos establecidos por la Dirección de Desarrollo Tecnológico y Vinculación. y el plan de trabajo y presupuesto conforme a los entregables comprometidos en el Convenio de Asignación de Recursos (anexo 1 y anexo 2), con firmas autógrafas de las 3 (tres) personas responsables (lega</w:t>
      </w:r>
      <w:r w:rsidR="000563AF">
        <w:rPr>
          <w:rFonts w:ascii="Gotham Book" w:eastAsia="Arial" w:hAnsi="Gotham Book" w:cs="Arial"/>
          <w:bCs/>
          <w:sz w:val="18"/>
          <w:szCs w:val="18"/>
          <w:lang w:val="es-ES" w:eastAsia="es-ES" w:bidi="es-ES"/>
        </w:rPr>
        <w:t xml:space="preserve">l, técnica y administrativa). </w:t>
      </w:r>
      <w:r w:rsidR="000563AF">
        <w:rPr>
          <w:rFonts w:ascii="Gotham Book" w:eastAsia="Gotham" w:hAnsi="Gotham Book" w:cs="Gotham"/>
          <w:sz w:val="18"/>
          <w:szCs w:val="18"/>
        </w:rPr>
        <w:t>En caso de enfocarse en el desarrollo de software, uno de los entregables de la segunda etapa, deberá presentar evidencia del inicio del registro correspondiente ante el INDAUTOR o, en su caso, su obtención.</w:t>
      </w:r>
    </w:p>
    <w:p w14:paraId="40A3C7D4" w14:textId="77777777" w:rsidR="00C14D6A" w:rsidRPr="004C37CE" w:rsidRDefault="00C14D6A" w:rsidP="00C14D6A">
      <w:pPr>
        <w:ind w:left="567"/>
        <w:jc w:val="both"/>
        <w:rPr>
          <w:rFonts w:ascii="Gotham Book" w:eastAsia="Arial" w:hAnsi="Gotham Book" w:cs="Arial"/>
          <w:bCs/>
          <w:sz w:val="18"/>
          <w:szCs w:val="18"/>
          <w:lang w:val="es-ES" w:eastAsia="es-ES" w:bidi="es-ES"/>
        </w:rPr>
      </w:pPr>
    </w:p>
    <w:p w14:paraId="6635DC97" w14:textId="77777777" w:rsidR="00C14D6A" w:rsidRPr="004C37CE" w:rsidRDefault="00C14D6A" w:rsidP="00C14D6A">
      <w:pPr>
        <w:jc w:val="both"/>
        <w:rPr>
          <w:rFonts w:ascii="Gotham Book" w:eastAsia="Arial" w:hAnsi="Gotham Book" w:cs="Arial"/>
          <w:bCs/>
          <w:sz w:val="18"/>
          <w:szCs w:val="18"/>
          <w:lang w:val="es-ES" w:eastAsia="es-ES" w:bidi="es-ES"/>
        </w:rPr>
      </w:pPr>
      <w:r w:rsidRPr="004C37CE">
        <w:rPr>
          <w:rFonts w:ascii="Gotham Book" w:eastAsia="Arial" w:hAnsi="Gotham Book" w:cs="Arial"/>
          <w:bCs/>
          <w:sz w:val="18"/>
          <w:szCs w:val="18"/>
          <w:lang w:val="es-ES" w:eastAsia="es-ES" w:bidi="es-ES"/>
        </w:rPr>
        <w:t xml:space="preserve">La recepción de los reportes técnico y financiero, no implica la aceptación definitiva de los resultados, ni la evaluación positiva de los mismos. </w:t>
      </w:r>
    </w:p>
    <w:p w14:paraId="3B5C7F1F" w14:textId="77777777" w:rsidR="00C14D6A" w:rsidRPr="004C37CE" w:rsidRDefault="00C14D6A" w:rsidP="00C14D6A">
      <w:pPr>
        <w:jc w:val="both"/>
        <w:rPr>
          <w:rFonts w:ascii="Gotham Book" w:eastAsia="Arial" w:hAnsi="Gotham Book" w:cs="Arial"/>
          <w:b/>
          <w:sz w:val="18"/>
          <w:szCs w:val="18"/>
          <w:lang w:val="es-ES" w:eastAsia="es-ES" w:bidi="es-ES"/>
        </w:rPr>
      </w:pPr>
    </w:p>
    <w:p w14:paraId="6685A22C" w14:textId="77777777" w:rsidR="00C14D6A" w:rsidRPr="004C37CE" w:rsidRDefault="00C14D6A" w:rsidP="00C14D6A">
      <w:pPr>
        <w:jc w:val="both"/>
        <w:rPr>
          <w:rFonts w:ascii="Gotham Book" w:eastAsia="Arial" w:hAnsi="Gotham Book" w:cs="Arial"/>
          <w:b/>
          <w:sz w:val="18"/>
          <w:szCs w:val="18"/>
          <w:lang w:val="es-ES" w:eastAsia="es-ES" w:bidi="es-ES"/>
        </w:rPr>
      </w:pPr>
      <w:r w:rsidRPr="004C37CE">
        <w:rPr>
          <w:rFonts w:ascii="Gotham Book" w:eastAsia="Arial" w:hAnsi="Gotham Book" w:cs="Arial"/>
          <w:b/>
          <w:sz w:val="18"/>
          <w:szCs w:val="18"/>
          <w:lang w:val="es-ES" w:eastAsia="es-ES" w:bidi="es-ES"/>
        </w:rPr>
        <w:t xml:space="preserve">15.1.3 Evaluación de los Reportes </w:t>
      </w:r>
    </w:p>
    <w:p w14:paraId="2FAB70FD" w14:textId="77777777" w:rsidR="00C14D6A" w:rsidRPr="004C37CE" w:rsidRDefault="00C14D6A" w:rsidP="00C14D6A">
      <w:pPr>
        <w:jc w:val="both"/>
        <w:rPr>
          <w:rFonts w:ascii="Gotham Book" w:eastAsia="Arial" w:hAnsi="Gotham Book" w:cs="Arial"/>
          <w:sz w:val="18"/>
          <w:szCs w:val="18"/>
          <w:lang w:val="es-ES" w:eastAsia="es-ES" w:bidi="es-ES"/>
        </w:rPr>
      </w:pPr>
      <w:r w:rsidRPr="004C37CE">
        <w:rPr>
          <w:rFonts w:ascii="Gotham Book" w:eastAsia="Arial" w:hAnsi="Gotham Book" w:cs="Arial"/>
          <w:sz w:val="18"/>
          <w:szCs w:val="18"/>
          <w:lang w:val="es-ES" w:eastAsia="es-ES" w:bidi="es-ES"/>
        </w:rPr>
        <w:t xml:space="preserve">La evaluación de los reportes técnico y financiero de los proyectos estará coordinada por la </w:t>
      </w:r>
      <w:r w:rsidRPr="004C37CE">
        <w:rPr>
          <w:rFonts w:ascii="Gotham Book" w:hAnsi="Gotham Book"/>
          <w:sz w:val="18"/>
          <w:szCs w:val="18"/>
        </w:rPr>
        <w:t>Dirección de Desarrollo Tecnológico y Vinculación,</w:t>
      </w:r>
      <w:r w:rsidRPr="004C37CE">
        <w:rPr>
          <w:rFonts w:ascii="Gotham Book" w:eastAsia="Arial" w:hAnsi="Gotham Book" w:cs="Arial"/>
          <w:sz w:val="18"/>
          <w:szCs w:val="18"/>
          <w:lang w:val="es-ES" w:eastAsia="es-ES" w:bidi="es-ES"/>
        </w:rPr>
        <w:t xml:space="preserve"> a través del personal responsable operativo del programa adscrito al Departamento de Desarrollo Tecnológico.</w:t>
      </w:r>
    </w:p>
    <w:p w14:paraId="5F1A6F2D" w14:textId="77777777" w:rsidR="00C14D6A" w:rsidRPr="004C37CE" w:rsidRDefault="00C14D6A" w:rsidP="00C14D6A">
      <w:pPr>
        <w:ind w:left="567"/>
        <w:jc w:val="both"/>
        <w:rPr>
          <w:rFonts w:ascii="Gotham Book" w:eastAsia="Arial" w:hAnsi="Gotham Book" w:cs="Arial"/>
          <w:bCs/>
          <w:sz w:val="18"/>
          <w:szCs w:val="18"/>
          <w:lang w:val="es-ES" w:eastAsia="es-ES" w:bidi="es-ES"/>
        </w:rPr>
      </w:pPr>
    </w:p>
    <w:p w14:paraId="14280650" w14:textId="77777777" w:rsidR="00C14D6A" w:rsidRPr="004C37CE" w:rsidRDefault="00C14D6A" w:rsidP="00C14D6A">
      <w:pPr>
        <w:jc w:val="both"/>
        <w:rPr>
          <w:rFonts w:ascii="Gotham Book" w:eastAsia="Arial" w:hAnsi="Gotham Book" w:cs="Arial"/>
          <w:bCs/>
          <w:sz w:val="18"/>
          <w:szCs w:val="18"/>
          <w:lang w:val="es-ES" w:eastAsia="es-ES" w:bidi="es-ES"/>
        </w:rPr>
      </w:pPr>
      <w:r w:rsidRPr="004C37CE">
        <w:rPr>
          <w:rFonts w:ascii="Gotham Book" w:eastAsia="Arial" w:hAnsi="Gotham Book" w:cs="Arial"/>
          <w:sz w:val="18"/>
          <w:szCs w:val="18"/>
          <w:lang w:val="es-ES" w:eastAsia="es-ES" w:bidi="es-ES"/>
        </w:rPr>
        <w:t xml:space="preserve">La evaluación del reporte técnico será enviada vía correo electrónico una persona evaluadora experta externa, perteneciente a los sectores productivo, académico o gubernamental, quienes evaluaran la viabilidad técnica de acuerdo al cumplimiento de los compromisos establecidos en el Anexo 1. Plan de Trabajo. </w:t>
      </w:r>
    </w:p>
    <w:p w14:paraId="5E86F34B" w14:textId="77777777" w:rsidR="00C14D6A" w:rsidRPr="004C37CE" w:rsidRDefault="00C14D6A" w:rsidP="00C14D6A">
      <w:pPr>
        <w:jc w:val="both"/>
        <w:rPr>
          <w:rFonts w:ascii="Gotham Book" w:eastAsia="Gotham" w:hAnsi="Gotham Book" w:cs="Gotham"/>
          <w:sz w:val="18"/>
          <w:szCs w:val="18"/>
          <w:lang w:val="es-ES"/>
        </w:rPr>
      </w:pPr>
      <w:r w:rsidRPr="004C37CE">
        <w:rPr>
          <w:rFonts w:ascii="Gotham Book" w:eastAsia="Gotham" w:hAnsi="Gotham Book" w:cs="Gotham"/>
          <w:sz w:val="18"/>
          <w:szCs w:val="18"/>
          <w:lang w:val="es-ES"/>
        </w:rPr>
        <w:t>La revisión del reporte financiero la realizará el personal operativo responsable del Programa adscrito a la Dirección de Desarrollo Tecnológico y Vinculación, o bien una persona o institución experta externa, que vea a bien designar la persona titular de la Dirección de Desarrollo Tecnológico y Vinculación, quien revisará que la relación de gastos</w:t>
      </w:r>
      <w:r w:rsidRPr="004C37CE">
        <w:rPr>
          <w:rFonts w:ascii="Gotham Book" w:eastAsia="Segoe UI" w:hAnsi="Gotham Book" w:cs="Segoe UI"/>
          <w:sz w:val="18"/>
          <w:szCs w:val="18"/>
          <w:lang w:val="es-ES"/>
        </w:rPr>
        <w:t xml:space="preserve"> </w:t>
      </w:r>
      <w:r w:rsidRPr="004C37CE">
        <w:rPr>
          <w:rFonts w:ascii="Gotham Book" w:eastAsia="Gotham" w:hAnsi="Gotham Book" w:cs="Gotham"/>
          <w:sz w:val="18"/>
          <w:szCs w:val="18"/>
          <w:lang w:val="es-ES"/>
        </w:rPr>
        <w:t>sea congruente con la ejecución del proyecto, conforme al Anexo 2. Presupuesto.</w:t>
      </w:r>
    </w:p>
    <w:p w14:paraId="7A3061FA" w14:textId="77777777" w:rsidR="00C14D6A" w:rsidRPr="004C37CE" w:rsidRDefault="00C14D6A" w:rsidP="00C14D6A">
      <w:pPr>
        <w:jc w:val="both"/>
        <w:rPr>
          <w:rFonts w:ascii="Gotham Book" w:eastAsia="Arial" w:hAnsi="Gotham Book" w:cs="Arial"/>
          <w:sz w:val="18"/>
          <w:szCs w:val="18"/>
          <w:lang w:val="es-ES" w:eastAsia="es-ES" w:bidi="es-ES"/>
        </w:rPr>
      </w:pPr>
    </w:p>
    <w:p w14:paraId="2D2BBCF1" w14:textId="77777777" w:rsidR="00C14D6A" w:rsidRPr="004C37CE" w:rsidRDefault="00C14D6A" w:rsidP="00C14D6A">
      <w:pPr>
        <w:jc w:val="both"/>
        <w:rPr>
          <w:rFonts w:ascii="Gotham Book" w:eastAsia="Arial" w:hAnsi="Gotham Book" w:cs="Arial"/>
          <w:sz w:val="18"/>
          <w:szCs w:val="18"/>
          <w:lang w:val="es-ES" w:eastAsia="es-ES" w:bidi="es-ES"/>
        </w:rPr>
      </w:pPr>
      <w:r w:rsidRPr="004C37CE">
        <w:rPr>
          <w:rFonts w:ascii="Gotham Book" w:eastAsia="Arial" w:hAnsi="Gotham Book" w:cs="Arial"/>
          <w:sz w:val="18"/>
          <w:szCs w:val="18"/>
          <w:lang w:val="es-ES" w:eastAsia="es-ES" w:bidi="es-ES"/>
        </w:rPr>
        <w:t xml:space="preserve">Si en la evaluación realizada a los reportes técnico y financiero y su documentación adjunta, existieran inconsistencias respecto a lo estipulado en el convenio de asignación de recursos, el Anexo 1 Plan de trabajo y el Anexo 2 Presupuesto del proyecto, se harán del conocimiento a la Persona Beneficiaria, para que las subsane dentro de un plazo máximo de 5 (cinco) días hábiles, contados a partir de la notificación respectiva. </w:t>
      </w:r>
    </w:p>
    <w:p w14:paraId="01FC2C9E" w14:textId="77777777" w:rsidR="00C14D6A" w:rsidRPr="004C37CE" w:rsidRDefault="00C14D6A" w:rsidP="00C14D6A">
      <w:pPr>
        <w:jc w:val="both"/>
        <w:rPr>
          <w:rFonts w:ascii="Gotham Book" w:eastAsia="Arial" w:hAnsi="Gotham Book" w:cs="Arial"/>
          <w:bCs/>
          <w:sz w:val="18"/>
          <w:szCs w:val="18"/>
          <w:lang w:val="es-ES" w:eastAsia="es-ES" w:bidi="es-ES"/>
        </w:rPr>
      </w:pPr>
    </w:p>
    <w:p w14:paraId="42484C51" w14:textId="77777777" w:rsidR="00C14D6A" w:rsidRPr="004C37CE" w:rsidRDefault="00C14D6A" w:rsidP="00C14D6A">
      <w:pPr>
        <w:jc w:val="both"/>
        <w:rPr>
          <w:rFonts w:ascii="Gotham Book" w:hAnsi="Gotham Book"/>
          <w:bCs/>
          <w:sz w:val="18"/>
          <w:szCs w:val="18"/>
        </w:rPr>
      </w:pPr>
      <w:r w:rsidRPr="004C37CE">
        <w:rPr>
          <w:rFonts w:ascii="Gotham Book" w:eastAsia="Arial" w:hAnsi="Gotham Book" w:cs="Arial"/>
          <w:bCs/>
          <w:sz w:val="18"/>
          <w:szCs w:val="18"/>
          <w:lang w:val="es-ES" w:eastAsia="es-ES" w:bidi="es-ES"/>
        </w:rPr>
        <w:t xml:space="preserve">Si en la evaluación realizada a los reportes técnico y financiero fuera </w:t>
      </w:r>
      <w:r w:rsidRPr="004C37CE">
        <w:rPr>
          <w:rFonts w:ascii="Gotham Book" w:hAnsi="Gotham Book"/>
          <w:bCs/>
          <w:sz w:val="18"/>
          <w:szCs w:val="18"/>
        </w:rPr>
        <w:t>favorable correspondiente, se procederá con el numeral 10.1.6, o en su caso lo establecido en el numeral 15.4 de las presentes reglas.</w:t>
      </w:r>
    </w:p>
    <w:p w14:paraId="6AA48BA1" w14:textId="77777777" w:rsidR="00C14D6A" w:rsidRPr="004C37CE" w:rsidRDefault="00C14D6A" w:rsidP="00C14D6A">
      <w:pPr>
        <w:pBdr>
          <w:top w:val="nil"/>
          <w:left w:val="nil"/>
          <w:bottom w:val="nil"/>
          <w:right w:val="nil"/>
          <w:between w:val="nil"/>
        </w:pBdr>
        <w:tabs>
          <w:tab w:val="left" w:pos="0"/>
        </w:tabs>
        <w:jc w:val="both"/>
        <w:rPr>
          <w:rFonts w:ascii="Gotham Book" w:eastAsia="Helvetica Neue" w:hAnsi="Gotham Book" w:cstheme="minorHAnsi"/>
          <w:sz w:val="18"/>
          <w:szCs w:val="18"/>
          <w:lang w:eastAsia="es-MX"/>
        </w:rPr>
      </w:pPr>
    </w:p>
    <w:p w14:paraId="458D85EA" w14:textId="77777777" w:rsidR="00C14D6A" w:rsidRPr="004C37CE" w:rsidRDefault="00C14D6A" w:rsidP="00C14D6A">
      <w:pPr>
        <w:pStyle w:val="Ttulo1"/>
        <w:ind w:left="0" w:firstLine="0"/>
        <w:jc w:val="both"/>
        <w:rPr>
          <w:rFonts w:ascii="Gotham Book" w:eastAsiaTheme="minorEastAsia" w:hAnsi="Gotham Book" w:cstheme="minorBidi"/>
          <w:lang w:val="es-MX"/>
        </w:rPr>
      </w:pPr>
      <w:bookmarkStart w:id="16" w:name="_Toc65696549"/>
      <w:r w:rsidRPr="004C37CE">
        <w:rPr>
          <w:rFonts w:ascii="Gotham Book" w:eastAsiaTheme="minorEastAsia" w:hAnsi="Gotham Book" w:cstheme="minorBidi"/>
          <w:lang w:val="es-MX"/>
        </w:rPr>
        <w:t>15.2 TERMINACIÓN ANTICIPADA DEL PROYECTO</w:t>
      </w:r>
      <w:bookmarkEnd w:id="16"/>
    </w:p>
    <w:p w14:paraId="6C5D5175" w14:textId="77777777" w:rsidR="00C14D6A" w:rsidRDefault="00C14D6A" w:rsidP="00C14D6A">
      <w:pPr>
        <w:pStyle w:val="paragraph"/>
        <w:spacing w:beforeAutospacing="0" w:afterAutospacing="0"/>
        <w:jc w:val="both"/>
        <w:rPr>
          <w:rFonts w:ascii="Gotham Book" w:eastAsia="Gotham" w:hAnsi="Gotham Book" w:cs="Gotham"/>
          <w:sz w:val="18"/>
          <w:szCs w:val="18"/>
          <w:lang w:val="es-ES"/>
        </w:rPr>
      </w:pPr>
      <w:r w:rsidRPr="004C37CE">
        <w:rPr>
          <w:rFonts w:ascii="Gotham Book" w:eastAsia="Gotham" w:hAnsi="Gotham Book" w:cs="Gotham"/>
          <w:sz w:val="18"/>
          <w:szCs w:val="18"/>
          <w:lang w:val="es-ES"/>
        </w:rPr>
        <w:t>Podrá solicitarse por la persona beneficiaria mediante escrito dirigido a la persona titular de la Dirección de Desarrollo Tecnológico y Vinculación. La comunicación deberá incluir una descripción clara y detallada de los motivos que le llevaron a concluir antes de las fechas marcadas en el Plan de trabajo. En este caso, se procederá conforme a los numerales 15.1. 15.5 y 15.6.</w:t>
      </w:r>
    </w:p>
    <w:p w14:paraId="62B27E44" w14:textId="77777777" w:rsidR="00C14D6A" w:rsidRDefault="00C14D6A" w:rsidP="00C14D6A">
      <w:pPr>
        <w:pStyle w:val="paragraph"/>
        <w:spacing w:beforeAutospacing="0" w:afterAutospacing="0"/>
        <w:jc w:val="both"/>
        <w:rPr>
          <w:rFonts w:ascii="Gotham Book" w:eastAsia="Gotham" w:hAnsi="Gotham Book" w:cs="Gotham"/>
          <w:sz w:val="18"/>
          <w:szCs w:val="18"/>
          <w:lang w:val="es-ES"/>
        </w:rPr>
      </w:pPr>
      <w:r w:rsidRPr="003C4A63">
        <w:rPr>
          <w:rFonts w:ascii="Gotham Book" w:eastAsia="Gotham" w:hAnsi="Gotham Book" w:cs="Gotham"/>
          <w:sz w:val="18"/>
          <w:szCs w:val="18"/>
          <w:lang w:val="es-ES"/>
        </w:rPr>
        <w:t>La terminación anticipada no exime a la Persona Beneficiaria del cu</w:t>
      </w:r>
      <w:r>
        <w:rPr>
          <w:rFonts w:ascii="Gotham Book" w:eastAsia="Gotham" w:hAnsi="Gotham Book" w:cs="Gotham"/>
          <w:sz w:val="18"/>
          <w:szCs w:val="18"/>
          <w:lang w:val="es-ES"/>
        </w:rPr>
        <w:t>mplimiento de las obligaciones contraídas</w:t>
      </w:r>
      <w:r w:rsidRPr="003C4A63">
        <w:rPr>
          <w:rFonts w:ascii="Gotham Book" w:eastAsia="Gotham" w:hAnsi="Gotham Book" w:cs="Gotham"/>
          <w:sz w:val="18"/>
          <w:szCs w:val="18"/>
          <w:lang w:val="es-ES"/>
        </w:rPr>
        <w:t xml:space="preserve"> ni de la comprobación del recurso ejercido.</w:t>
      </w:r>
    </w:p>
    <w:p w14:paraId="74A2E00D" w14:textId="77777777" w:rsidR="00C14D6A" w:rsidRPr="004C37CE" w:rsidRDefault="00C14D6A" w:rsidP="00C14D6A">
      <w:pPr>
        <w:pStyle w:val="paragraph"/>
        <w:spacing w:beforeAutospacing="0" w:afterAutospacing="0"/>
        <w:jc w:val="both"/>
        <w:rPr>
          <w:rFonts w:ascii="Gotham Book" w:eastAsia="Gotham" w:hAnsi="Gotham Book" w:cs="Gotham"/>
          <w:sz w:val="18"/>
          <w:szCs w:val="18"/>
          <w:lang w:val="es-ES"/>
        </w:rPr>
      </w:pPr>
    </w:p>
    <w:p w14:paraId="277A3B66" w14:textId="77777777" w:rsidR="00C14D6A" w:rsidRPr="004C37CE" w:rsidRDefault="00C14D6A" w:rsidP="00C14D6A">
      <w:pPr>
        <w:pStyle w:val="Ttulo1"/>
        <w:ind w:left="0" w:firstLine="0"/>
        <w:jc w:val="both"/>
        <w:rPr>
          <w:rFonts w:ascii="Gotham Book" w:eastAsiaTheme="minorHAnsi" w:hAnsi="Gotham Book" w:cstheme="minorBidi"/>
          <w:bCs w:val="0"/>
          <w:lang w:val="es-MX"/>
        </w:rPr>
      </w:pPr>
      <w:bookmarkStart w:id="17" w:name="_Toc65696550"/>
      <w:r w:rsidRPr="004C37CE">
        <w:rPr>
          <w:rFonts w:ascii="Gotham Book" w:eastAsiaTheme="minorHAnsi" w:hAnsi="Gotham Book" w:cstheme="minorBidi"/>
          <w:bCs w:val="0"/>
          <w:lang w:val="es-MX"/>
        </w:rPr>
        <w:t>15.3 RESCISIÓN DEL CONVENIO DE ASIGNACIÓN DE RECURSOS</w:t>
      </w:r>
      <w:bookmarkEnd w:id="17"/>
    </w:p>
    <w:p w14:paraId="17458875" w14:textId="77777777" w:rsidR="00C14D6A" w:rsidRPr="004C37CE" w:rsidRDefault="00C14D6A" w:rsidP="00C14D6A">
      <w:pPr>
        <w:jc w:val="both"/>
        <w:textAlignment w:val="baseline"/>
        <w:rPr>
          <w:rFonts w:ascii="Gotham Book" w:eastAsia="Times New Roman" w:hAnsi="Gotham Book" w:cs="Segoe UI"/>
          <w:sz w:val="18"/>
          <w:szCs w:val="18"/>
          <w:lang w:eastAsia="es-MX"/>
        </w:rPr>
      </w:pPr>
      <w:bookmarkStart w:id="18" w:name="_Hlk157421780"/>
      <w:bookmarkStart w:id="19" w:name="_Hlk157414701"/>
      <w:r w:rsidRPr="004C37CE">
        <w:rPr>
          <w:rFonts w:ascii="Gotham Book" w:eastAsia="Times New Roman" w:hAnsi="Gotham Book" w:cs="Segoe UI"/>
          <w:sz w:val="18"/>
          <w:szCs w:val="18"/>
          <w:lang w:val="es-ES" w:eastAsia="es-MX"/>
        </w:rPr>
        <w:t>La rescisión del convenio de asignación de recursos la realizará el COMECYT a través de la Dirección de Desarrollo Tecnológico y Vinculación en términos de lo establecido en el “</w:t>
      </w:r>
      <w:r w:rsidRPr="004C37CE">
        <w:rPr>
          <w:rFonts w:ascii="Gotham Book" w:eastAsia="Times New Roman" w:hAnsi="Gotham Book" w:cs="Segoe UI"/>
          <w:sz w:val="18"/>
          <w:szCs w:val="18"/>
          <w:lang w:eastAsia="es-MX"/>
        </w:rPr>
        <w:t>Acuerdo por el que se emiten los lineamientos internos del comité de Admisión y Seguimiento”</w:t>
      </w:r>
      <w:r w:rsidRPr="004C37CE">
        <w:rPr>
          <w:rFonts w:ascii="Gotham Book" w:eastAsia="Times New Roman" w:hAnsi="Gotham Book" w:cs="Segoe UI"/>
          <w:sz w:val="18"/>
          <w:szCs w:val="18"/>
          <w:lang w:val="es-ES" w:eastAsia="es-MX"/>
        </w:rPr>
        <w:t xml:space="preserve"> de los proyectos y sin necesidad de declaración judicial previa o, en su caso, acudiendo a la instancia judicial correspondiente, cuando la Persona Beneficiaria incurra en alguno de los supuestos de incumplimiento que, de manera enunciativa más no limitativa, a continuación se señalan: </w:t>
      </w:r>
      <w:r w:rsidRPr="004C37CE">
        <w:rPr>
          <w:rFonts w:ascii="Gotham Book" w:eastAsia="Times New Roman" w:hAnsi="Gotham Book" w:cs="Segoe UI"/>
          <w:sz w:val="18"/>
          <w:szCs w:val="18"/>
          <w:lang w:eastAsia="es-MX"/>
        </w:rPr>
        <w:t> </w:t>
      </w:r>
    </w:p>
    <w:p w14:paraId="6190A028" w14:textId="77777777" w:rsidR="00C14D6A" w:rsidRPr="004C37CE" w:rsidRDefault="00C14D6A" w:rsidP="00C14D6A">
      <w:pPr>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eastAsia="es-MX"/>
        </w:rPr>
        <w:t> </w:t>
      </w:r>
    </w:p>
    <w:p w14:paraId="045D0C74" w14:textId="77777777" w:rsidR="00C14D6A" w:rsidRPr="004C37CE" w:rsidRDefault="00C14D6A" w:rsidP="00D05CF5">
      <w:pPr>
        <w:numPr>
          <w:ilvl w:val="0"/>
          <w:numId w:val="12"/>
        </w:numPr>
        <w:ind w:left="420" w:firstLine="0"/>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val="es-ES" w:eastAsia="es-MX"/>
        </w:rPr>
        <w:t>Incumplir o trasgredir lo establecido en las Reglas, convocatoria, y convenio de asignación de recursos.</w:t>
      </w:r>
      <w:r w:rsidRPr="004C37CE">
        <w:rPr>
          <w:rFonts w:ascii="Gotham Book" w:eastAsia="Times New Roman" w:hAnsi="Gotham Book" w:cs="Segoe UI"/>
          <w:sz w:val="18"/>
          <w:szCs w:val="18"/>
          <w:lang w:eastAsia="es-MX"/>
        </w:rPr>
        <w:t> </w:t>
      </w:r>
    </w:p>
    <w:p w14:paraId="00B38387" w14:textId="77777777" w:rsidR="00C14D6A" w:rsidRPr="004C37CE" w:rsidRDefault="00C14D6A" w:rsidP="00D05CF5">
      <w:pPr>
        <w:numPr>
          <w:ilvl w:val="0"/>
          <w:numId w:val="13"/>
        </w:numPr>
        <w:ind w:left="420" w:firstLine="0"/>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val="es-ES" w:eastAsia="es-MX"/>
        </w:rPr>
        <w:t>Destine el apoyo económico a fines distintos.</w:t>
      </w:r>
      <w:r w:rsidRPr="004C37CE">
        <w:rPr>
          <w:rFonts w:ascii="Gotham Book" w:eastAsia="Times New Roman" w:hAnsi="Gotham Book" w:cs="Segoe UI"/>
          <w:sz w:val="18"/>
          <w:szCs w:val="18"/>
          <w:lang w:eastAsia="es-MX"/>
        </w:rPr>
        <w:t> </w:t>
      </w:r>
    </w:p>
    <w:p w14:paraId="01C98D2A" w14:textId="77777777" w:rsidR="00C14D6A" w:rsidRPr="004C37CE" w:rsidRDefault="00C14D6A" w:rsidP="00D05CF5">
      <w:pPr>
        <w:numPr>
          <w:ilvl w:val="0"/>
          <w:numId w:val="14"/>
        </w:numPr>
        <w:ind w:left="420" w:firstLine="0"/>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val="es-ES" w:eastAsia="es-MX"/>
        </w:rPr>
        <w:t xml:space="preserve">Que no presente </w:t>
      </w:r>
      <w:r>
        <w:rPr>
          <w:rFonts w:ascii="Gotham Book" w:eastAsia="Times New Roman" w:hAnsi="Gotham Book" w:cs="Segoe UI"/>
          <w:sz w:val="18"/>
          <w:szCs w:val="18"/>
          <w:lang w:val="es-ES" w:eastAsia="es-MX"/>
        </w:rPr>
        <w:t xml:space="preserve">en tiempo y forma </w:t>
      </w:r>
      <w:r w:rsidRPr="004C37CE">
        <w:rPr>
          <w:rFonts w:ascii="Gotham Book" w:eastAsia="Times New Roman" w:hAnsi="Gotham Book" w:cs="Segoe UI"/>
          <w:sz w:val="18"/>
          <w:szCs w:val="18"/>
          <w:lang w:val="es-ES" w:eastAsia="es-MX"/>
        </w:rPr>
        <w:t>los informes referidos en el numeral 15.1.2 de las presentes Reglas.</w:t>
      </w:r>
      <w:r w:rsidRPr="004C37CE">
        <w:rPr>
          <w:rFonts w:ascii="Gotham Book" w:eastAsia="Times New Roman" w:hAnsi="Gotham Book" w:cs="Segoe UI"/>
          <w:sz w:val="18"/>
          <w:szCs w:val="18"/>
          <w:lang w:eastAsia="es-MX"/>
        </w:rPr>
        <w:t> </w:t>
      </w:r>
    </w:p>
    <w:p w14:paraId="2C3943CD" w14:textId="77777777" w:rsidR="00C14D6A" w:rsidRPr="004C37CE" w:rsidRDefault="00C14D6A" w:rsidP="00D05CF5">
      <w:pPr>
        <w:numPr>
          <w:ilvl w:val="0"/>
          <w:numId w:val="15"/>
        </w:numPr>
        <w:ind w:left="420" w:firstLine="0"/>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val="es-ES" w:eastAsia="es-MX"/>
        </w:rPr>
        <w:lastRenderedPageBreak/>
        <w:t>No comprobar la debida aplicación del apoyo económico otorgado para la realización y desarrollo del proyecto.</w:t>
      </w:r>
      <w:r w:rsidRPr="004C37CE">
        <w:rPr>
          <w:rFonts w:ascii="Gotham Book" w:eastAsia="Times New Roman" w:hAnsi="Gotham Book" w:cs="Segoe UI"/>
          <w:sz w:val="18"/>
          <w:szCs w:val="18"/>
          <w:lang w:eastAsia="es-MX"/>
        </w:rPr>
        <w:t> </w:t>
      </w:r>
    </w:p>
    <w:p w14:paraId="2BEACFA6" w14:textId="77777777" w:rsidR="00C14D6A" w:rsidRPr="004C37CE" w:rsidRDefault="00C14D6A" w:rsidP="00D05CF5">
      <w:pPr>
        <w:numPr>
          <w:ilvl w:val="0"/>
          <w:numId w:val="16"/>
        </w:numPr>
        <w:ind w:left="420" w:firstLine="0"/>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val="es-ES" w:eastAsia="es-MX"/>
        </w:rPr>
        <w:t>Proporcionar información falsa, alterar o modificar documentación.</w:t>
      </w:r>
      <w:r w:rsidRPr="004C37CE">
        <w:rPr>
          <w:rFonts w:ascii="Gotham Book" w:eastAsia="Times New Roman" w:hAnsi="Gotham Book" w:cs="Segoe UI"/>
          <w:sz w:val="18"/>
          <w:szCs w:val="18"/>
          <w:lang w:eastAsia="es-MX"/>
        </w:rPr>
        <w:t> </w:t>
      </w:r>
    </w:p>
    <w:p w14:paraId="6A2CD906" w14:textId="77777777" w:rsidR="00C14D6A" w:rsidRPr="004C37CE" w:rsidRDefault="00C14D6A" w:rsidP="00D05CF5">
      <w:pPr>
        <w:numPr>
          <w:ilvl w:val="0"/>
          <w:numId w:val="17"/>
        </w:numPr>
        <w:ind w:left="420" w:firstLine="0"/>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val="es-ES" w:eastAsia="es-MX"/>
        </w:rPr>
        <w:t>Incumplir, en su caso, con la realización de los reembolsos del recurso no ejercido o no comprobado en las etapas correspondientes.</w:t>
      </w:r>
      <w:r w:rsidRPr="004C37CE">
        <w:rPr>
          <w:rFonts w:ascii="Gotham Book" w:eastAsia="Times New Roman" w:hAnsi="Gotham Book" w:cs="Segoe UI"/>
          <w:sz w:val="18"/>
          <w:szCs w:val="18"/>
          <w:lang w:eastAsia="es-MX"/>
        </w:rPr>
        <w:t> </w:t>
      </w:r>
    </w:p>
    <w:p w14:paraId="558EA8D6" w14:textId="77777777" w:rsidR="00C14D6A" w:rsidRPr="004C37CE" w:rsidRDefault="00C14D6A" w:rsidP="00C14D6A">
      <w:pPr>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eastAsia="es-MX"/>
        </w:rPr>
        <w:t> </w:t>
      </w:r>
    </w:p>
    <w:p w14:paraId="5CF0003E" w14:textId="77777777" w:rsidR="00C14D6A" w:rsidRPr="004C37CE" w:rsidRDefault="00C14D6A" w:rsidP="00C14D6A">
      <w:pPr>
        <w:jc w:val="both"/>
        <w:textAlignment w:val="baseline"/>
        <w:rPr>
          <w:rFonts w:ascii="Gotham Book" w:eastAsia="Times New Roman" w:hAnsi="Gotham Book" w:cs="Segoe UI"/>
          <w:sz w:val="18"/>
          <w:szCs w:val="18"/>
          <w:lang w:val="es-ES" w:eastAsia="es-MX"/>
        </w:rPr>
      </w:pPr>
      <w:r w:rsidRPr="004C37CE">
        <w:rPr>
          <w:rFonts w:ascii="Gotham Book" w:eastAsia="Times New Roman" w:hAnsi="Gotham Book" w:cs="Segoe UI"/>
          <w:sz w:val="18"/>
          <w:szCs w:val="18"/>
          <w:lang w:val="es-ES" w:eastAsia="es-MX"/>
        </w:rPr>
        <w:t>La persona titular de la Dirección de Desarrollo Tecnológico y Vinculación notificará, mediante oficio enviado por correo electrónico, a la Persona Beneficiaria en un plazo no mayor a diez (10) días hábiles posteriores a la fecha de la Sesión del Comité de Admisión y Seguimiento en la que se expongan</w:t>
      </w:r>
      <w:r>
        <w:rPr>
          <w:rFonts w:ascii="Gotham Book" w:eastAsia="Times New Roman" w:hAnsi="Gotham Book" w:cs="Segoe UI"/>
          <w:sz w:val="18"/>
          <w:szCs w:val="18"/>
          <w:lang w:val="es-ES" w:eastAsia="es-MX"/>
        </w:rPr>
        <w:t xml:space="preserve"> y aprueben</w:t>
      </w:r>
      <w:r w:rsidRPr="004C37CE">
        <w:rPr>
          <w:rFonts w:ascii="Gotham Book" w:eastAsia="Times New Roman" w:hAnsi="Gotham Book" w:cs="Segoe UI"/>
          <w:sz w:val="18"/>
          <w:szCs w:val="18"/>
          <w:lang w:val="es-ES" w:eastAsia="es-MX"/>
        </w:rPr>
        <w:t xml:space="preserve"> los proyectos que se encuentren en esta situación.</w:t>
      </w:r>
    </w:p>
    <w:p w14:paraId="7E4636F1" w14:textId="77777777" w:rsidR="00C14D6A" w:rsidRPr="004C37CE" w:rsidRDefault="00C14D6A" w:rsidP="00C14D6A">
      <w:pPr>
        <w:jc w:val="both"/>
        <w:rPr>
          <w:rFonts w:ascii="Gotham Book" w:eastAsia="Arial" w:hAnsi="Gotham Book" w:cs="Arial"/>
          <w:sz w:val="18"/>
          <w:szCs w:val="18"/>
          <w:lang w:val="es-ES" w:eastAsia="es-ES" w:bidi="es-ES"/>
        </w:rPr>
      </w:pPr>
      <w:r w:rsidRPr="004C37CE">
        <w:rPr>
          <w:rFonts w:ascii="Gotham Book" w:eastAsia="Arial" w:hAnsi="Gotham Book" w:cs="Arial"/>
          <w:sz w:val="18"/>
          <w:szCs w:val="18"/>
          <w:lang w:val="es-ES" w:eastAsia="es-ES" w:bidi="es-ES"/>
        </w:rPr>
        <w:t>El recurso asignado por el COMECYT de</w:t>
      </w:r>
      <w:r>
        <w:rPr>
          <w:rFonts w:ascii="Gotham Book" w:eastAsia="Arial" w:hAnsi="Gotham Book" w:cs="Arial"/>
          <w:sz w:val="18"/>
          <w:szCs w:val="18"/>
          <w:lang w:val="es-ES" w:eastAsia="es-ES" w:bidi="es-ES"/>
        </w:rPr>
        <w:t xml:space="preserve">be ser devuelto en la totalidad. </w:t>
      </w:r>
      <w:r w:rsidRPr="004C37CE">
        <w:rPr>
          <w:rFonts w:ascii="Gotham Book" w:eastAsia="Arial" w:hAnsi="Gotham Book" w:cs="Arial"/>
          <w:sz w:val="18"/>
          <w:szCs w:val="18"/>
          <w:lang w:val="es-ES" w:eastAsia="es-ES" w:bidi="es-ES"/>
        </w:rPr>
        <w:t xml:space="preserve"> </w:t>
      </w:r>
    </w:p>
    <w:bookmarkEnd w:id="18"/>
    <w:bookmarkEnd w:id="19"/>
    <w:p w14:paraId="66B6B562" w14:textId="77777777" w:rsidR="00C14D6A" w:rsidRPr="004C37CE" w:rsidRDefault="00C14D6A" w:rsidP="00C14D6A">
      <w:pPr>
        <w:spacing w:before="240" w:after="240"/>
        <w:jc w:val="both"/>
        <w:rPr>
          <w:rFonts w:ascii="Gotham Book" w:eastAsia="Gotham" w:hAnsi="Gotham Book" w:cs="Gotham"/>
          <w:b/>
          <w:bCs/>
          <w:sz w:val="18"/>
          <w:szCs w:val="18"/>
          <w:lang w:val="es-ES"/>
        </w:rPr>
      </w:pPr>
      <w:r w:rsidRPr="004C37CE">
        <w:rPr>
          <w:rFonts w:ascii="Gotham Book" w:eastAsia="Gotham" w:hAnsi="Gotham Book" w:cs="Gotham"/>
          <w:b/>
          <w:bCs/>
          <w:sz w:val="18"/>
          <w:szCs w:val="18"/>
          <w:lang w:val="es-ES"/>
        </w:rPr>
        <w:t xml:space="preserve">15.4 DE LA AUTORIZACIÓN DE PRÓRROGAS </w:t>
      </w:r>
    </w:p>
    <w:p w14:paraId="0A5957EE" w14:textId="77777777" w:rsidR="00C14D6A" w:rsidRPr="004C37CE" w:rsidRDefault="00C14D6A" w:rsidP="00C14D6A">
      <w:pPr>
        <w:spacing w:before="240" w:after="240"/>
        <w:contextualSpacing/>
        <w:jc w:val="both"/>
        <w:rPr>
          <w:rFonts w:ascii="Gotham Book" w:eastAsia="Gotham" w:hAnsi="Gotham Book" w:cs="Gotham"/>
          <w:sz w:val="18"/>
          <w:szCs w:val="18"/>
          <w:lang w:val="es-ES"/>
        </w:rPr>
      </w:pPr>
      <w:r w:rsidRPr="004C37CE">
        <w:rPr>
          <w:rFonts w:ascii="Gotham Book" w:eastAsia="Gotham" w:hAnsi="Gotham Book" w:cs="Gotham"/>
          <w:sz w:val="18"/>
          <w:szCs w:val="18"/>
          <w:lang w:val="es-ES"/>
        </w:rPr>
        <w:t xml:space="preserve">La persona titular de la Dirección de Desarrollo Tecnológico y Vinculación podrá autorizar, en su caso, prórrogas o determinar la procedencia o improcedencia de las notificaciones o solicitudes que, mediante oficio, presente la persona beneficiaria ante dicha Dirección, exclusivamente en los siguientes supuestos: </w:t>
      </w:r>
    </w:p>
    <w:p w14:paraId="208F0B72" w14:textId="77777777" w:rsidR="00C14D6A" w:rsidRPr="004C37CE" w:rsidRDefault="00C14D6A" w:rsidP="00C14D6A">
      <w:pPr>
        <w:spacing w:before="240" w:after="240"/>
        <w:contextualSpacing/>
        <w:jc w:val="both"/>
        <w:rPr>
          <w:rFonts w:ascii="Gotham Book" w:eastAsia="Gotham" w:hAnsi="Gotham Book" w:cs="Gotham"/>
          <w:sz w:val="18"/>
          <w:szCs w:val="18"/>
          <w:lang w:val="es-ES"/>
        </w:rPr>
      </w:pPr>
    </w:p>
    <w:p w14:paraId="2AB6E0EB" w14:textId="77777777" w:rsidR="00C14D6A" w:rsidRPr="004C37CE" w:rsidRDefault="00C14D6A" w:rsidP="00C14D6A">
      <w:pPr>
        <w:spacing w:before="240" w:after="240"/>
        <w:contextualSpacing/>
        <w:jc w:val="both"/>
        <w:rPr>
          <w:rFonts w:ascii="Gotham Book" w:eastAsia="Gotham" w:hAnsi="Gotham Book" w:cs="Gotham"/>
          <w:sz w:val="18"/>
          <w:szCs w:val="18"/>
          <w:lang w:val="es-ES"/>
        </w:rPr>
      </w:pPr>
      <w:r w:rsidRPr="004C37CE">
        <w:rPr>
          <w:rFonts w:ascii="Gotham Book" w:eastAsia="Gotham" w:hAnsi="Gotham Book" w:cs="Gotham"/>
          <w:sz w:val="18"/>
          <w:szCs w:val="18"/>
          <w:lang w:val="es-ES"/>
        </w:rPr>
        <w:t xml:space="preserve">a) Por fallecimiento de alguno de las personas responsables involucradas en el proyecto. </w:t>
      </w:r>
    </w:p>
    <w:p w14:paraId="44DF5C4E" w14:textId="77777777" w:rsidR="00C14D6A" w:rsidRPr="004C37CE" w:rsidRDefault="00C14D6A" w:rsidP="00C14D6A">
      <w:pPr>
        <w:spacing w:before="240" w:after="240"/>
        <w:contextualSpacing/>
        <w:jc w:val="both"/>
        <w:rPr>
          <w:rFonts w:ascii="Gotham Book" w:eastAsia="Gotham" w:hAnsi="Gotham Book" w:cs="Gotham"/>
          <w:sz w:val="18"/>
          <w:szCs w:val="18"/>
          <w:lang w:val="es-ES"/>
        </w:rPr>
      </w:pPr>
      <w:r w:rsidRPr="004C37CE">
        <w:rPr>
          <w:rFonts w:ascii="Gotham Book" w:eastAsia="Gotham" w:hAnsi="Gotham Book" w:cs="Gotham"/>
          <w:sz w:val="18"/>
          <w:szCs w:val="18"/>
          <w:lang w:val="es-ES"/>
        </w:rPr>
        <w:t xml:space="preserve">b) Por caso fortuito o fuerza mayor, debidamente justificado y documentado. </w:t>
      </w:r>
      <w:bookmarkStart w:id="20" w:name="_Hlk219245028"/>
      <w:r w:rsidRPr="004C37CE">
        <w:rPr>
          <w:rFonts w:ascii="Gotham Book" w:eastAsia="Gotham" w:hAnsi="Gotham Book" w:cs="Gotham"/>
          <w:sz w:val="18"/>
          <w:szCs w:val="18"/>
          <w:lang w:val="es-ES"/>
        </w:rPr>
        <w:t xml:space="preserve">En este caso, se firmará un Convenio modificatorio o </w:t>
      </w:r>
      <w:proofErr w:type="spellStart"/>
      <w:r w:rsidRPr="004C37CE">
        <w:rPr>
          <w:rFonts w:ascii="Gotham Book" w:eastAsia="Gotham" w:hAnsi="Gotham Book" w:cs="Gotham"/>
          <w:i/>
          <w:sz w:val="18"/>
          <w:szCs w:val="18"/>
          <w:lang w:val="es-ES"/>
        </w:rPr>
        <w:t>addendum</w:t>
      </w:r>
      <w:proofErr w:type="spellEnd"/>
      <w:r w:rsidRPr="004C37CE">
        <w:rPr>
          <w:rFonts w:ascii="Gotham Book" w:eastAsia="Gotham" w:hAnsi="Gotham Book" w:cs="Gotham"/>
          <w:sz w:val="18"/>
          <w:szCs w:val="18"/>
          <w:lang w:val="es-ES"/>
        </w:rPr>
        <w:t>, en el que se especificará los ajustes correspondientes.</w:t>
      </w:r>
      <w:bookmarkEnd w:id="20"/>
    </w:p>
    <w:p w14:paraId="47E4FA5F" w14:textId="77777777" w:rsidR="00C14D6A" w:rsidRPr="004C37CE" w:rsidRDefault="00C14D6A" w:rsidP="00C14D6A">
      <w:pPr>
        <w:jc w:val="both"/>
        <w:rPr>
          <w:rFonts w:ascii="Gotham Book" w:eastAsia="Arial" w:hAnsi="Gotham Book" w:cs="Arial"/>
          <w:sz w:val="18"/>
          <w:szCs w:val="18"/>
          <w:lang w:val="es-ES" w:eastAsia="es-ES" w:bidi="es-ES"/>
        </w:rPr>
      </w:pPr>
    </w:p>
    <w:p w14:paraId="3665E6C7" w14:textId="77777777" w:rsidR="00C14D6A" w:rsidRPr="004C37CE" w:rsidRDefault="00C14D6A" w:rsidP="00C14D6A">
      <w:pPr>
        <w:jc w:val="both"/>
        <w:rPr>
          <w:rFonts w:ascii="Gotham Book" w:hAnsi="Gotham Book"/>
          <w:b/>
          <w:bCs/>
          <w:sz w:val="18"/>
          <w:szCs w:val="18"/>
        </w:rPr>
      </w:pPr>
      <w:r w:rsidRPr="004C37CE">
        <w:rPr>
          <w:rFonts w:ascii="Gotham Book" w:hAnsi="Gotham Book"/>
          <w:b/>
          <w:bCs/>
          <w:sz w:val="18"/>
          <w:szCs w:val="18"/>
        </w:rPr>
        <w:t>15.5 INFORME FINAL</w:t>
      </w:r>
    </w:p>
    <w:p w14:paraId="7E533914" w14:textId="77777777" w:rsidR="00C14D6A" w:rsidRPr="004C37CE" w:rsidRDefault="00C14D6A" w:rsidP="00C14D6A">
      <w:pPr>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eastAsia="es-MX"/>
        </w:rPr>
        <w:t>Una vez evaluados de manera positiva los reportes técnicos y financieros y concluido el proyecto, la persona titular de la Dirección de Desarrollo Tecnológico y Vinculación, solicitará a la persona beneficiaria un informe final</w:t>
      </w:r>
      <w:r>
        <w:rPr>
          <w:rFonts w:ascii="Gotham Book" w:eastAsia="Times New Roman" w:hAnsi="Gotham Book" w:cs="Segoe UI"/>
          <w:sz w:val="18"/>
          <w:szCs w:val="18"/>
          <w:lang w:eastAsia="es-MX"/>
        </w:rPr>
        <w:t xml:space="preserve"> y presentación</w:t>
      </w:r>
      <w:r w:rsidRPr="004C37CE">
        <w:rPr>
          <w:rFonts w:ascii="Gotham Book" w:eastAsia="Times New Roman" w:hAnsi="Gotham Book" w:cs="Segoe UI"/>
          <w:sz w:val="18"/>
          <w:szCs w:val="18"/>
          <w:lang w:eastAsia="es-MX"/>
        </w:rPr>
        <w:t xml:space="preserve"> sobre los resultados del proyecto, mediante oficio enviado vía correo electrónico, en el que se le indicará la fecha, hora y lugar en la que se llevará a cabo. </w:t>
      </w:r>
    </w:p>
    <w:p w14:paraId="59C1BDD5" w14:textId="77777777" w:rsidR="00C14D6A" w:rsidRPr="004C37CE" w:rsidRDefault="00C14D6A" w:rsidP="00C14D6A">
      <w:pPr>
        <w:jc w:val="both"/>
        <w:textAlignment w:val="baseline"/>
        <w:rPr>
          <w:rFonts w:ascii="Gotham Book" w:eastAsia="Times New Roman" w:hAnsi="Gotham Book" w:cs="Segoe UI"/>
          <w:sz w:val="18"/>
          <w:szCs w:val="18"/>
          <w:lang w:eastAsia="es-MX"/>
        </w:rPr>
      </w:pPr>
    </w:p>
    <w:p w14:paraId="789C8119" w14:textId="77777777" w:rsidR="00C14D6A" w:rsidRPr="004C37CE" w:rsidRDefault="00C14D6A" w:rsidP="00C14D6A">
      <w:pPr>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eastAsia="es-MX"/>
        </w:rPr>
        <w:t xml:space="preserve">El Informe final </w:t>
      </w:r>
      <w:r>
        <w:rPr>
          <w:rFonts w:ascii="Gotham Book" w:eastAsia="Times New Roman" w:hAnsi="Gotham Book" w:cs="Segoe UI"/>
          <w:sz w:val="18"/>
          <w:szCs w:val="18"/>
          <w:lang w:eastAsia="es-MX"/>
        </w:rPr>
        <w:t xml:space="preserve">y presentación </w:t>
      </w:r>
      <w:r w:rsidRPr="004C37CE">
        <w:rPr>
          <w:rFonts w:ascii="Gotham Book" w:eastAsia="Times New Roman" w:hAnsi="Gotham Book" w:cs="Segoe UI"/>
          <w:sz w:val="18"/>
          <w:szCs w:val="18"/>
          <w:lang w:eastAsia="es-MX"/>
        </w:rPr>
        <w:t>deberá contener como mínimo la siguiente información: </w:t>
      </w:r>
    </w:p>
    <w:p w14:paraId="27118B6D" w14:textId="77777777" w:rsidR="00C14D6A" w:rsidRPr="004C37CE" w:rsidRDefault="00C14D6A" w:rsidP="00C14D6A">
      <w:pPr>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eastAsia="es-MX"/>
        </w:rPr>
        <w:t> </w:t>
      </w:r>
    </w:p>
    <w:p w14:paraId="671EAB70" w14:textId="77777777" w:rsidR="00C14D6A" w:rsidRPr="004C37CE" w:rsidRDefault="00C14D6A" w:rsidP="00D05CF5">
      <w:pPr>
        <w:numPr>
          <w:ilvl w:val="0"/>
          <w:numId w:val="2"/>
        </w:numPr>
        <w:ind w:left="420" w:firstLine="0"/>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eastAsia="es-MX"/>
        </w:rPr>
        <w:t xml:space="preserve"> Datos generales de la persona beneficiaria. </w:t>
      </w:r>
    </w:p>
    <w:p w14:paraId="1EA3D589" w14:textId="77777777" w:rsidR="00C14D6A" w:rsidRPr="004C37CE" w:rsidRDefault="00C14D6A" w:rsidP="00D05CF5">
      <w:pPr>
        <w:numPr>
          <w:ilvl w:val="0"/>
          <w:numId w:val="3"/>
        </w:numPr>
        <w:ind w:left="420" w:firstLine="0"/>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eastAsia="es-MX"/>
        </w:rPr>
        <w:t xml:space="preserve"> Antecedentes del Proyecto. </w:t>
      </w:r>
    </w:p>
    <w:p w14:paraId="0E43A730" w14:textId="77777777" w:rsidR="00C14D6A" w:rsidRPr="004C37CE" w:rsidRDefault="00C14D6A" w:rsidP="00D05CF5">
      <w:pPr>
        <w:numPr>
          <w:ilvl w:val="0"/>
          <w:numId w:val="4"/>
        </w:numPr>
        <w:ind w:left="420" w:firstLine="0"/>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eastAsia="es-MX"/>
        </w:rPr>
        <w:t xml:space="preserve"> Actividades realizadas y metas alcanzadas. </w:t>
      </w:r>
    </w:p>
    <w:p w14:paraId="54719BAD" w14:textId="77777777" w:rsidR="00C14D6A" w:rsidRPr="004C37CE" w:rsidRDefault="00C14D6A" w:rsidP="00D05CF5">
      <w:pPr>
        <w:numPr>
          <w:ilvl w:val="0"/>
          <w:numId w:val="5"/>
        </w:numPr>
        <w:ind w:left="420" w:firstLine="0"/>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eastAsia="es-MX"/>
        </w:rPr>
        <w:t xml:space="preserve"> Análisis FODA (Fortalezas, Oportunidades, Debilidades y Amenazas) o Análisis SOAR (</w:t>
      </w:r>
      <w:proofErr w:type="spellStart"/>
      <w:r w:rsidRPr="004C37CE">
        <w:rPr>
          <w:rFonts w:ascii="Gotham Book" w:eastAsia="Times New Roman" w:hAnsi="Gotham Book" w:cs="Segoe UI"/>
          <w:sz w:val="18"/>
          <w:szCs w:val="18"/>
          <w:lang w:eastAsia="es-MX"/>
        </w:rPr>
        <w:t>Strengths</w:t>
      </w:r>
      <w:proofErr w:type="spellEnd"/>
      <w:r w:rsidRPr="004C37CE">
        <w:rPr>
          <w:rFonts w:ascii="Gotham Book" w:eastAsia="Times New Roman" w:hAnsi="Gotham Book" w:cs="Segoe UI"/>
          <w:sz w:val="18"/>
          <w:szCs w:val="18"/>
          <w:lang w:eastAsia="es-MX"/>
        </w:rPr>
        <w:t>, </w:t>
      </w:r>
      <w:proofErr w:type="spellStart"/>
      <w:r w:rsidRPr="004C37CE">
        <w:rPr>
          <w:rFonts w:ascii="Gotham Book" w:eastAsia="Times New Roman" w:hAnsi="Gotham Book" w:cs="Segoe UI"/>
          <w:sz w:val="18"/>
          <w:szCs w:val="18"/>
          <w:lang w:eastAsia="es-MX"/>
        </w:rPr>
        <w:t>Opportunities</w:t>
      </w:r>
      <w:proofErr w:type="spellEnd"/>
      <w:r w:rsidRPr="004C37CE">
        <w:rPr>
          <w:rFonts w:ascii="Gotham Book" w:eastAsia="Times New Roman" w:hAnsi="Gotham Book" w:cs="Segoe UI"/>
          <w:sz w:val="18"/>
          <w:szCs w:val="18"/>
          <w:lang w:eastAsia="es-MX"/>
        </w:rPr>
        <w:t xml:space="preserve">, </w:t>
      </w:r>
      <w:proofErr w:type="spellStart"/>
      <w:r w:rsidRPr="004C37CE">
        <w:rPr>
          <w:rFonts w:ascii="Gotham Book" w:eastAsia="Times New Roman" w:hAnsi="Gotham Book" w:cs="Segoe UI"/>
          <w:sz w:val="18"/>
          <w:szCs w:val="18"/>
          <w:lang w:eastAsia="es-MX"/>
        </w:rPr>
        <w:t>Aspirations</w:t>
      </w:r>
      <w:proofErr w:type="spellEnd"/>
      <w:r w:rsidRPr="004C37CE">
        <w:rPr>
          <w:rFonts w:ascii="Gotham Book" w:eastAsia="Times New Roman" w:hAnsi="Gotham Book" w:cs="Segoe UI"/>
          <w:sz w:val="18"/>
          <w:szCs w:val="18"/>
          <w:lang w:eastAsia="es-MX"/>
        </w:rPr>
        <w:t>, </w:t>
      </w:r>
      <w:proofErr w:type="spellStart"/>
      <w:r w:rsidRPr="004C37CE">
        <w:rPr>
          <w:rFonts w:ascii="Gotham Book" w:eastAsia="Times New Roman" w:hAnsi="Gotham Book" w:cs="Segoe UI"/>
          <w:sz w:val="18"/>
          <w:szCs w:val="18"/>
          <w:lang w:eastAsia="es-MX"/>
        </w:rPr>
        <w:t>Results</w:t>
      </w:r>
      <w:proofErr w:type="spellEnd"/>
      <w:r w:rsidRPr="004C37CE">
        <w:rPr>
          <w:rFonts w:ascii="Gotham Book" w:eastAsia="Times New Roman" w:hAnsi="Gotham Book" w:cs="Segoe UI"/>
          <w:sz w:val="18"/>
          <w:szCs w:val="18"/>
          <w:lang w:eastAsia="es-MX"/>
        </w:rPr>
        <w:t>, en español: Fortalezas actuales, Oportunidades del entorno, Aspiraciones y Resultados) derivado de la ejecución del Proyecto. </w:t>
      </w:r>
    </w:p>
    <w:p w14:paraId="256E2161" w14:textId="77777777" w:rsidR="00C14D6A" w:rsidRPr="004C37CE" w:rsidRDefault="00C14D6A" w:rsidP="00D05CF5">
      <w:pPr>
        <w:numPr>
          <w:ilvl w:val="0"/>
          <w:numId w:val="6"/>
        </w:numPr>
        <w:ind w:left="420" w:firstLine="0"/>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eastAsia="es-MX"/>
        </w:rPr>
        <w:t xml:space="preserve"> Desviaciones o problemáticas surgidas durante el Proyecto. </w:t>
      </w:r>
    </w:p>
    <w:p w14:paraId="0D033E70" w14:textId="77777777" w:rsidR="00C14D6A" w:rsidRPr="004C37CE" w:rsidRDefault="00C14D6A" w:rsidP="00D05CF5">
      <w:pPr>
        <w:numPr>
          <w:ilvl w:val="0"/>
          <w:numId w:val="7"/>
        </w:numPr>
        <w:ind w:left="420" w:firstLine="0"/>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eastAsia="es-MX"/>
        </w:rPr>
        <w:t xml:space="preserve"> Beneficios obtenidos por la persona beneficiaria. </w:t>
      </w:r>
    </w:p>
    <w:p w14:paraId="507F0B01" w14:textId="77777777" w:rsidR="00C14D6A" w:rsidRPr="004C37CE" w:rsidRDefault="00C14D6A" w:rsidP="00D05CF5">
      <w:pPr>
        <w:numPr>
          <w:ilvl w:val="0"/>
          <w:numId w:val="8"/>
        </w:numPr>
        <w:ind w:left="420" w:firstLine="0"/>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eastAsia="es-MX"/>
        </w:rPr>
        <w:t xml:space="preserve"> Impacto generado al Estado de México. </w:t>
      </w:r>
    </w:p>
    <w:p w14:paraId="34D607AC" w14:textId="77777777" w:rsidR="00C14D6A" w:rsidRPr="004C37CE" w:rsidRDefault="00C14D6A" w:rsidP="00D05CF5">
      <w:pPr>
        <w:numPr>
          <w:ilvl w:val="0"/>
          <w:numId w:val="9"/>
        </w:numPr>
        <w:ind w:left="420" w:firstLine="0"/>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eastAsia="es-MX"/>
        </w:rPr>
        <w:t xml:space="preserve"> Resumen financiero justificando la aplicación del apoyo otorgado en el desarrollo del Proyecto. </w:t>
      </w:r>
    </w:p>
    <w:p w14:paraId="11F110F4" w14:textId="77777777" w:rsidR="00C14D6A" w:rsidRPr="004C37CE" w:rsidRDefault="00C14D6A" w:rsidP="00D05CF5">
      <w:pPr>
        <w:numPr>
          <w:ilvl w:val="0"/>
          <w:numId w:val="10"/>
        </w:numPr>
        <w:ind w:left="420" w:firstLine="0"/>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eastAsia="es-MX"/>
        </w:rPr>
        <w:t xml:space="preserve"> Prospectiva del Proyecto (en caso de optar por hacer Análisis FODA). </w:t>
      </w:r>
    </w:p>
    <w:p w14:paraId="68240E58" w14:textId="77777777" w:rsidR="00C14D6A" w:rsidRPr="004C37CE" w:rsidRDefault="00C14D6A" w:rsidP="00D05CF5">
      <w:pPr>
        <w:numPr>
          <w:ilvl w:val="0"/>
          <w:numId w:val="11"/>
        </w:numPr>
        <w:ind w:left="420" w:firstLine="0"/>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eastAsia="es-MX"/>
        </w:rPr>
        <w:t xml:space="preserve"> Resultado y/o avances de la creación de la nueva empresa o negocio (en caso de optar por hacer Análisis FODA). </w:t>
      </w:r>
    </w:p>
    <w:p w14:paraId="4A473E87" w14:textId="77777777" w:rsidR="00C14D6A" w:rsidRPr="004C37CE" w:rsidRDefault="00C14D6A" w:rsidP="00C14D6A">
      <w:pPr>
        <w:jc w:val="both"/>
        <w:textAlignment w:val="baseline"/>
        <w:rPr>
          <w:rFonts w:ascii="Gotham Book" w:eastAsia="Times New Roman" w:hAnsi="Gotham Book" w:cs="Segoe UI"/>
          <w:sz w:val="18"/>
          <w:szCs w:val="18"/>
          <w:lang w:eastAsia="es-MX"/>
        </w:rPr>
      </w:pPr>
    </w:p>
    <w:p w14:paraId="2A36A4D9" w14:textId="77777777" w:rsidR="00C14D6A" w:rsidRPr="004C37CE" w:rsidRDefault="00C14D6A" w:rsidP="00C14D6A">
      <w:pPr>
        <w:jc w:val="both"/>
        <w:textAlignment w:val="baseline"/>
        <w:rPr>
          <w:rFonts w:ascii="Gotham Book" w:eastAsia="Times New Roman" w:hAnsi="Gotham Book" w:cs="Segoe UI"/>
          <w:sz w:val="18"/>
          <w:szCs w:val="18"/>
          <w:lang w:eastAsia="es-MX"/>
        </w:rPr>
      </w:pPr>
      <w:r w:rsidRPr="004C37CE">
        <w:rPr>
          <w:rFonts w:ascii="Gotham Book" w:eastAsia="Times New Roman" w:hAnsi="Gotham Book" w:cs="Segoe UI"/>
          <w:sz w:val="18"/>
          <w:szCs w:val="18"/>
          <w:lang w:val="es-ES" w:eastAsia="es-MX"/>
        </w:rPr>
        <w:t>L</w:t>
      </w:r>
      <w:r w:rsidRPr="004C37CE">
        <w:rPr>
          <w:rFonts w:ascii="Gotham Book" w:eastAsia="Times New Roman" w:hAnsi="Gotham Book" w:cs="Segoe UI"/>
          <w:sz w:val="18"/>
          <w:szCs w:val="18"/>
          <w:lang w:eastAsia="es-MX"/>
        </w:rPr>
        <w:t>a persona beneficiaria realizará la presentación del informe final ante personal de la Dirección de Desarrollo Tecnológico y Vinculación, en el formato que para ello indique la instancia ejecutora.</w:t>
      </w:r>
    </w:p>
    <w:p w14:paraId="0D5EF094" w14:textId="77777777" w:rsidR="00C14D6A" w:rsidRPr="004C37CE" w:rsidRDefault="00C14D6A" w:rsidP="00C14D6A">
      <w:pPr>
        <w:jc w:val="both"/>
        <w:rPr>
          <w:rFonts w:ascii="Gotham Book" w:eastAsia="Arial" w:hAnsi="Gotham Book" w:cs="Arial"/>
          <w:b/>
          <w:sz w:val="18"/>
          <w:szCs w:val="18"/>
          <w:highlight w:val="yellow"/>
          <w:lang w:val="es-ES" w:eastAsia="es-ES" w:bidi="es-ES"/>
        </w:rPr>
      </w:pPr>
    </w:p>
    <w:p w14:paraId="0E4005C8" w14:textId="77777777" w:rsidR="00C14D6A" w:rsidRPr="004C37CE" w:rsidRDefault="00C14D6A" w:rsidP="00C14D6A">
      <w:pPr>
        <w:jc w:val="both"/>
        <w:rPr>
          <w:rFonts w:ascii="Gotham Book" w:hAnsi="Gotham Book"/>
          <w:b/>
          <w:bCs/>
          <w:sz w:val="18"/>
          <w:szCs w:val="18"/>
        </w:rPr>
      </w:pPr>
      <w:r w:rsidRPr="004C37CE">
        <w:rPr>
          <w:rFonts w:ascii="Gotham Book" w:hAnsi="Gotham Book"/>
          <w:b/>
          <w:bCs/>
          <w:sz w:val="18"/>
          <w:szCs w:val="18"/>
        </w:rPr>
        <w:t>15.6 ACTA DE CIERRE.</w:t>
      </w:r>
    </w:p>
    <w:p w14:paraId="492A7CFB" w14:textId="77777777" w:rsidR="00C14D6A" w:rsidRPr="004C37CE" w:rsidRDefault="00C14D6A" w:rsidP="00C14D6A">
      <w:pPr>
        <w:jc w:val="both"/>
        <w:rPr>
          <w:rFonts w:ascii="Gotham Book" w:hAnsi="Gotham Book"/>
          <w:bCs/>
          <w:sz w:val="18"/>
          <w:szCs w:val="18"/>
        </w:rPr>
      </w:pPr>
      <w:r w:rsidRPr="004C37CE">
        <w:rPr>
          <w:rFonts w:ascii="Gotham Book" w:hAnsi="Gotham Book"/>
          <w:sz w:val="18"/>
          <w:szCs w:val="18"/>
        </w:rPr>
        <w:t>Una vez entregado el Informe Final y realizada la presentación, la Dirección de Desarrollo Tecnológico y Vinculación, a través del personal operativo responsable del programa, adscrito al Departamento de Desarrollo Tecnológico, procederá a la elaboración y entrega del Acta de Cierre, en el formato establecido para tal efecto. Así mismo se hará la devolución de la Garantía de Cumplimiento.</w:t>
      </w:r>
    </w:p>
    <w:p w14:paraId="7E099347" w14:textId="77777777" w:rsidR="00C14D6A" w:rsidRPr="004C37CE" w:rsidRDefault="00C14D6A" w:rsidP="00C14D6A">
      <w:pPr>
        <w:jc w:val="both"/>
        <w:rPr>
          <w:rFonts w:ascii="Gotham Book" w:hAnsi="Gotham Book"/>
          <w:sz w:val="18"/>
          <w:szCs w:val="18"/>
        </w:rPr>
      </w:pPr>
      <w:r w:rsidRPr="004C37CE">
        <w:rPr>
          <w:rFonts w:ascii="Gotham Book" w:hAnsi="Gotham Book"/>
          <w:sz w:val="18"/>
          <w:szCs w:val="18"/>
        </w:rPr>
        <w:t>Una vez concluidos los proyectos de la convocatoria correspondiente, la persona titular de la Dirección de Desarrollo Tecnológico y Vinculación, convocará a sesión al Comité de Admisión y Seguimiento, para informar la conclusión de los mismos.</w:t>
      </w:r>
    </w:p>
    <w:p w14:paraId="506412CA" w14:textId="77777777" w:rsidR="00C14D6A" w:rsidRPr="004C37CE" w:rsidRDefault="00C14D6A" w:rsidP="00C14D6A">
      <w:pPr>
        <w:pBdr>
          <w:top w:val="nil"/>
          <w:left w:val="nil"/>
          <w:bottom w:val="nil"/>
          <w:right w:val="nil"/>
          <w:between w:val="nil"/>
        </w:pBdr>
        <w:tabs>
          <w:tab w:val="left" w:pos="0"/>
        </w:tabs>
        <w:jc w:val="both"/>
        <w:rPr>
          <w:rFonts w:ascii="Gotham Book" w:eastAsia="Helvetica Neue" w:hAnsi="Gotham Book" w:cstheme="minorHAnsi"/>
          <w:sz w:val="18"/>
          <w:szCs w:val="18"/>
          <w:lang w:eastAsia="es-MX"/>
        </w:rPr>
      </w:pPr>
    </w:p>
    <w:p w14:paraId="2A319CEF" w14:textId="77777777" w:rsidR="00C14D6A" w:rsidRPr="004C37CE" w:rsidRDefault="00C14D6A" w:rsidP="00C14D6A">
      <w:pPr>
        <w:jc w:val="both"/>
        <w:rPr>
          <w:rFonts w:ascii="Gotham Book" w:eastAsia="Gotham" w:hAnsi="Gotham Book" w:cs="Gotham"/>
          <w:b/>
          <w:sz w:val="18"/>
          <w:szCs w:val="18"/>
        </w:rPr>
      </w:pPr>
      <w:r w:rsidRPr="004C37CE">
        <w:rPr>
          <w:rFonts w:ascii="Gotham Book" w:eastAsia="Gotham" w:hAnsi="Gotham Book" w:cs="Gotham"/>
          <w:b/>
          <w:sz w:val="18"/>
          <w:szCs w:val="18"/>
        </w:rPr>
        <w:t>16. EVALUACIÓN</w:t>
      </w:r>
    </w:p>
    <w:p w14:paraId="4C5E5696" w14:textId="77777777" w:rsidR="00C14D6A" w:rsidRPr="004C37CE" w:rsidRDefault="00C14D6A" w:rsidP="00C14D6A">
      <w:pPr>
        <w:jc w:val="both"/>
        <w:rPr>
          <w:rFonts w:ascii="Gotham Book" w:eastAsia="Gotham" w:hAnsi="Gotham Book" w:cs="Gotham"/>
          <w:b/>
          <w:sz w:val="18"/>
          <w:szCs w:val="18"/>
        </w:rPr>
      </w:pPr>
      <w:r w:rsidRPr="004C37CE">
        <w:rPr>
          <w:rFonts w:ascii="Gotham Book" w:eastAsia="Gotham" w:hAnsi="Gotham Book" w:cs="Gotham"/>
          <w:b/>
          <w:sz w:val="18"/>
          <w:szCs w:val="18"/>
        </w:rPr>
        <w:t>16.1 EVALUACIÓN EXTERNA</w:t>
      </w:r>
    </w:p>
    <w:p w14:paraId="5A2CA98F" w14:textId="77777777" w:rsidR="00C14D6A" w:rsidRPr="004C37CE" w:rsidRDefault="00C14D6A" w:rsidP="00C14D6A">
      <w:pPr>
        <w:pBdr>
          <w:top w:val="nil"/>
          <w:left w:val="nil"/>
          <w:bottom w:val="nil"/>
          <w:right w:val="nil"/>
          <w:between w:val="nil"/>
        </w:pBdr>
        <w:tabs>
          <w:tab w:val="left" w:pos="0"/>
        </w:tabs>
        <w:jc w:val="both"/>
        <w:rPr>
          <w:rFonts w:ascii="Gotham Book" w:eastAsia="Gotham" w:hAnsi="Gotham Book" w:cs="Gotham"/>
          <w:bCs/>
          <w:sz w:val="18"/>
          <w:szCs w:val="18"/>
        </w:rPr>
      </w:pPr>
      <w:r w:rsidRPr="004C37CE">
        <w:rPr>
          <w:rFonts w:ascii="Gotham Book" w:eastAsia="Gotham" w:hAnsi="Gotham Book" w:cs="Gotham"/>
          <w:bCs/>
          <w:sz w:val="18"/>
          <w:szCs w:val="18"/>
        </w:rPr>
        <w:t xml:space="preserve">El Programa podrá ser sujeto a evaluación de manera externa; lo que permitirá mejorar su operación e impacto. </w:t>
      </w:r>
    </w:p>
    <w:p w14:paraId="7E71B075" w14:textId="77777777" w:rsidR="00C14D6A" w:rsidRPr="004C37CE" w:rsidRDefault="00C14D6A" w:rsidP="00C14D6A">
      <w:pPr>
        <w:pBdr>
          <w:top w:val="nil"/>
          <w:left w:val="nil"/>
          <w:bottom w:val="nil"/>
          <w:right w:val="nil"/>
          <w:between w:val="nil"/>
        </w:pBdr>
        <w:tabs>
          <w:tab w:val="left" w:pos="0"/>
        </w:tabs>
        <w:jc w:val="both"/>
        <w:rPr>
          <w:rFonts w:ascii="Gotham Book" w:eastAsia="Helvetica Neue" w:hAnsi="Gotham Book" w:cstheme="minorHAnsi"/>
          <w:sz w:val="18"/>
          <w:szCs w:val="18"/>
          <w:lang w:eastAsia="es-MX"/>
        </w:rPr>
      </w:pPr>
    </w:p>
    <w:p w14:paraId="6A8B6CB7" w14:textId="77777777" w:rsidR="00C14D6A" w:rsidRPr="004C37CE" w:rsidRDefault="00C14D6A" w:rsidP="00C14D6A">
      <w:pPr>
        <w:jc w:val="both"/>
        <w:rPr>
          <w:rFonts w:ascii="Gotham Book" w:eastAsia="Gotham" w:hAnsi="Gotham Book" w:cs="Gotham"/>
          <w:b/>
          <w:sz w:val="18"/>
          <w:szCs w:val="18"/>
        </w:rPr>
      </w:pPr>
      <w:r w:rsidRPr="004C37CE">
        <w:rPr>
          <w:rFonts w:ascii="Gotham Book" w:eastAsia="Gotham" w:hAnsi="Gotham Book" w:cs="Gotham"/>
          <w:b/>
          <w:sz w:val="18"/>
          <w:szCs w:val="18"/>
        </w:rPr>
        <w:t xml:space="preserve">17. AUDITORÍA, CONTROL Y VIGILANCIA </w:t>
      </w:r>
    </w:p>
    <w:p w14:paraId="01D69E32" w14:textId="77777777" w:rsidR="00C14D6A" w:rsidRPr="004C37CE" w:rsidRDefault="00C14D6A" w:rsidP="00C14D6A">
      <w:pPr>
        <w:pStyle w:val="Prrafodelista"/>
        <w:ind w:left="709"/>
        <w:jc w:val="both"/>
        <w:rPr>
          <w:rFonts w:ascii="Gotham Book" w:hAnsi="Gotham Book" w:cstheme="minorHAnsi"/>
          <w:b/>
          <w:sz w:val="18"/>
          <w:szCs w:val="18"/>
        </w:rPr>
      </w:pPr>
    </w:p>
    <w:p w14:paraId="217FA55B"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sz w:val="18"/>
          <w:szCs w:val="18"/>
        </w:rPr>
        <w:t>La Secretaría de la Contraloría del Gobierno del Estado de México y el Órgano Interno de Control del COMECYT, serán las instancias encargadas de vigilar el cumplimiento de las Reglas de Operación.</w:t>
      </w:r>
    </w:p>
    <w:p w14:paraId="38F74896" w14:textId="77777777" w:rsidR="00C14D6A" w:rsidRPr="004C37CE" w:rsidRDefault="00C14D6A" w:rsidP="00C14D6A">
      <w:pPr>
        <w:jc w:val="both"/>
        <w:rPr>
          <w:rFonts w:ascii="Gotham Book" w:eastAsia="Gotham" w:hAnsi="Gotham Book" w:cs="Gotham"/>
          <w:sz w:val="18"/>
          <w:szCs w:val="18"/>
        </w:rPr>
      </w:pPr>
    </w:p>
    <w:p w14:paraId="01A879A3" w14:textId="77777777"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sz w:val="18"/>
          <w:szCs w:val="18"/>
        </w:rPr>
        <w:t>La persona beneficiaria debe proporcionar la información del proyecto requerida por la Dirección de Desarrollo Tecnológico y vinculación, con el fin de rendir informes, aclaración de datos e incluso futuras revisiones, durante un periodo de cinco años posteriores a la conclusión de la vigencia del Convenio de Asignación de Recursos</w:t>
      </w:r>
      <w:r w:rsidRPr="004C37CE">
        <w:rPr>
          <w:rFonts w:ascii="Gotham Book" w:eastAsia="Gotham" w:hAnsi="Gotham Book" w:cs="Gotham"/>
          <w:sz w:val="18"/>
          <w:szCs w:val="18"/>
          <w:u w:val="single"/>
          <w:lang w:val="es-ES"/>
        </w:rPr>
        <w:t>.</w:t>
      </w:r>
    </w:p>
    <w:p w14:paraId="374F1F35" w14:textId="77777777" w:rsidR="00C14D6A" w:rsidRPr="004C37CE" w:rsidRDefault="00C14D6A" w:rsidP="00C14D6A">
      <w:pPr>
        <w:jc w:val="both"/>
        <w:rPr>
          <w:rFonts w:ascii="Gotham Book" w:eastAsia="Gotham" w:hAnsi="Gotham Book" w:cs="Gotham"/>
          <w:b/>
          <w:sz w:val="18"/>
          <w:szCs w:val="18"/>
        </w:rPr>
      </w:pPr>
    </w:p>
    <w:p w14:paraId="716D088C" w14:textId="77777777" w:rsidR="00C14D6A" w:rsidRPr="004C37CE" w:rsidRDefault="00C14D6A" w:rsidP="00C14D6A">
      <w:pPr>
        <w:jc w:val="both"/>
        <w:rPr>
          <w:rFonts w:ascii="Gotham Book" w:hAnsi="Gotham Book"/>
          <w:b/>
          <w:sz w:val="18"/>
          <w:szCs w:val="18"/>
        </w:rPr>
      </w:pPr>
      <w:r w:rsidRPr="004C37CE">
        <w:rPr>
          <w:rFonts w:ascii="Gotham Book" w:hAnsi="Gotham Book"/>
          <w:b/>
          <w:sz w:val="18"/>
          <w:szCs w:val="18"/>
        </w:rPr>
        <w:t>18. QUEJAS Y DENUNCIAS</w:t>
      </w:r>
    </w:p>
    <w:p w14:paraId="7EEDD56C" w14:textId="77777777" w:rsidR="00C14D6A" w:rsidRPr="004C37CE" w:rsidRDefault="00C14D6A" w:rsidP="00C14D6A">
      <w:pPr>
        <w:spacing w:line="276" w:lineRule="auto"/>
        <w:jc w:val="both"/>
        <w:rPr>
          <w:rFonts w:ascii="Gotham Book" w:hAnsi="Gotham Book" w:cs="ArialMT"/>
          <w:sz w:val="18"/>
          <w:szCs w:val="18"/>
        </w:rPr>
      </w:pPr>
      <w:r w:rsidRPr="004C37CE">
        <w:rPr>
          <w:rFonts w:ascii="Gotham Book" w:hAnsi="Gotham Book" w:cs="ArialMT"/>
          <w:sz w:val="18"/>
          <w:szCs w:val="18"/>
        </w:rPr>
        <w:t>Las inconformidades, quejas o denuncias respecto a la operación y entrega de los apoyos del Programa podrán ser presentadas por las personas beneficiarias o por la población en general, a través de las siguientes vías:</w:t>
      </w:r>
    </w:p>
    <w:p w14:paraId="0521861A" w14:textId="77777777" w:rsidR="00C14D6A" w:rsidRPr="004C37CE" w:rsidRDefault="00C14D6A" w:rsidP="00C14D6A">
      <w:pPr>
        <w:spacing w:line="276" w:lineRule="auto"/>
        <w:jc w:val="both"/>
        <w:rPr>
          <w:rFonts w:ascii="Gotham Book" w:hAnsi="Gotham Book" w:cs="ArialMT"/>
          <w:sz w:val="18"/>
          <w:szCs w:val="18"/>
        </w:rPr>
      </w:pPr>
    </w:p>
    <w:p w14:paraId="72223C47" w14:textId="77777777" w:rsidR="00C14D6A" w:rsidRPr="004C37CE" w:rsidRDefault="00C14D6A" w:rsidP="00D05CF5">
      <w:pPr>
        <w:numPr>
          <w:ilvl w:val="0"/>
          <w:numId w:val="36"/>
        </w:numPr>
        <w:jc w:val="both"/>
        <w:rPr>
          <w:rFonts w:ascii="Gotham Book" w:eastAsia="Gotham" w:hAnsi="Gotham Book" w:cs="Gotham"/>
          <w:bCs/>
          <w:sz w:val="18"/>
          <w:szCs w:val="18"/>
        </w:rPr>
      </w:pPr>
      <w:r w:rsidRPr="004C37CE">
        <w:rPr>
          <w:rFonts w:ascii="Gotham Book" w:eastAsia="Gotham" w:hAnsi="Gotham Book" w:cs="Gotham"/>
          <w:bCs/>
          <w:sz w:val="18"/>
          <w:szCs w:val="18"/>
        </w:rPr>
        <w:t>Personalmente o de manera escrita a través del Órgano Interno de Control del COMECYT.</w:t>
      </w:r>
    </w:p>
    <w:p w14:paraId="266F6FC6" w14:textId="77777777" w:rsidR="00C14D6A" w:rsidRPr="004C37CE" w:rsidRDefault="00C14D6A" w:rsidP="00D05CF5">
      <w:pPr>
        <w:numPr>
          <w:ilvl w:val="0"/>
          <w:numId w:val="36"/>
        </w:numPr>
        <w:jc w:val="both"/>
        <w:rPr>
          <w:rFonts w:ascii="Gotham Book" w:eastAsia="Gotham" w:hAnsi="Gotham Book" w:cs="Gotham"/>
          <w:bCs/>
          <w:sz w:val="18"/>
          <w:szCs w:val="18"/>
        </w:rPr>
      </w:pPr>
      <w:r w:rsidRPr="004C37CE">
        <w:rPr>
          <w:rFonts w:ascii="Gotham Book" w:eastAsia="Gotham" w:hAnsi="Gotham Book" w:cs="Gotham"/>
          <w:bCs/>
          <w:sz w:val="18"/>
          <w:szCs w:val="18"/>
        </w:rPr>
        <w:t>Vía telefónica, al siguiente número (722) 319 00 11 al 15.</w:t>
      </w:r>
    </w:p>
    <w:p w14:paraId="1C1FBBB3" w14:textId="77777777" w:rsidR="00C14D6A" w:rsidRPr="004C37CE" w:rsidRDefault="00C14D6A" w:rsidP="00D05CF5">
      <w:pPr>
        <w:numPr>
          <w:ilvl w:val="0"/>
          <w:numId w:val="36"/>
        </w:numPr>
        <w:jc w:val="both"/>
        <w:rPr>
          <w:rFonts w:ascii="Gotham Book" w:eastAsia="Gotham" w:hAnsi="Gotham Book" w:cs="Gotham"/>
          <w:sz w:val="18"/>
          <w:szCs w:val="18"/>
        </w:rPr>
      </w:pPr>
      <w:r w:rsidRPr="004C37CE">
        <w:rPr>
          <w:rFonts w:ascii="Gotham Book" w:eastAsia="Gotham" w:hAnsi="Gotham Book" w:cs="Gotham"/>
          <w:sz w:val="18"/>
          <w:szCs w:val="18"/>
        </w:rPr>
        <w:t xml:space="preserve">Vía correo electrónico, </w:t>
      </w:r>
      <w:hyperlink r:id="rId11" w:history="1">
        <w:r w:rsidRPr="008245FE">
          <w:rPr>
            <w:rStyle w:val="Hipervnculo"/>
            <w:rFonts w:ascii="Gotham Book" w:eastAsia="Gotham" w:hAnsi="Gotham Book" w:cs="Gotham"/>
            <w:sz w:val="18"/>
            <w:szCs w:val="18"/>
          </w:rPr>
          <w:t>oic.comecyt@secogem.gob.mx</w:t>
        </w:r>
      </w:hyperlink>
      <w:r w:rsidRPr="008245FE">
        <w:rPr>
          <w:rFonts w:ascii="Gotham Book" w:eastAsia="Gotham" w:hAnsi="Gotham Book" w:cs="Gotham"/>
          <w:sz w:val="12"/>
          <w:szCs w:val="12"/>
        </w:rPr>
        <w:t xml:space="preserve"> </w:t>
      </w:r>
    </w:p>
    <w:p w14:paraId="0870816C" w14:textId="77777777" w:rsidR="00C14D6A" w:rsidRPr="004C37CE" w:rsidRDefault="00C14D6A" w:rsidP="00D05CF5">
      <w:pPr>
        <w:numPr>
          <w:ilvl w:val="0"/>
          <w:numId w:val="36"/>
        </w:numPr>
        <w:jc w:val="both"/>
        <w:rPr>
          <w:rFonts w:ascii="Gotham Book" w:eastAsia="Gotham" w:hAnsi="Gotham Book" w:cs="Gotham"/>
          <w:bCs/>
          <w:sz w:val="18"/>
          <w:szCs w:val="18"/>
        </w:rPr>
      </w:pPr>
      <w:r w:rsidRPr="004C37CE">
        <w:rPr>
          <w:rFonts w:ascii="Gotham Book" w:eastAsia="Gotham" w:hAnsi="Gotham Book" w:cs="Gotham"/>
          <w:bCs/>
          <w:sz w:val="18"/>
          <w:szCs w:val="18"/>
        </w:rPr>
        <w:t>Vía internet, en la página www.secogem.gob.mx/sam y/o través de la aplicación “Denuncia Ciudadana”.</w:t>
      </w:r>
    </w:p>
    <w:p w14:paraId="5F21B2F9" w14:textId="77777777" w:rsidR="00C14D6A" w:rsidRPr="004C37CE" w:rsidRDefault="00C14D6A" w:rsidP="00C14D6A">
      <w:pPr>
        <w:jc w:val="both"/>
        <w:rPr>
          <w:rFonts w:ascii="Gotham Book" w:hAnsi="Gotham Book"/>
          <w:bCs/>
          <w:sz w:val="18"/>
          <w:szCs w:val="18"/>
        </w:rPr>
      </w:pPr>
    </w:p>
    <w:p w14:paraId="4DE51F5C" w14:textId="77777777" w:rsidR="00C14D6A" w:rsidRPr="004C37CE" w:rsidRDefault="00C14D6A" w:rsidP="00C14D6A">
      <w:pPr>
        <w:jc w:val="both"/>
        <w:rPr>
          <w:rFonts w:ascii="Gotham Book" w:hAnsi="Gotham Book"/>
          <w:b/>
          <w:sz w:val="18"/>
          <w:szCs w:val="18"/>
        </w:rPr>
      </w:pPr>
      <w:r w:rsidRPr="004C37CE">
        <w:rPr>
          <w:rFonts w:ascii="Gotham Book" w:hAnsi="Gotham Book"/>
          <w:b/>
          <w:sz w:val="18"/>
          <w:szCs w:val="18"/>
        </w:rPr>
        <w:t xml:space="preserve">19. CASOS NO PREVISTOS </w:t>
      </w:r>
    </w:p>
    <w:p w14:paraId="69F0E7AF" w14:textId="77777777" w:rsidR="00C14D6A" w:rsidRPr="004C37CE" w:rsidRDefault="00C14D6A" w:rsidP="00C14D6A">
      <w:pPr>
        <w:jc w:val="both"/>
        <w:rPr>
          <w:rFonts w:ascii="Gotham Book" w:eastAsia="Gotham" w:hAnsi="Gotham Book" w:cs="Gotham"/>
          <w:bCs/>
          <w:sz w:val="18"/>
          <w:szCs w:val="18"/>
        </w:rPr>
      </w:pPr>
      <w:r w:rsidRPr="004C37CE">
        <w:rPr>
          <w:rFonts w:ascii="Gotham Book" w:eastAsia="Gotham" w:hAnsi="Gotham Book" w:cs="Gotham"/>
          <w:bCs/>
          <w:sz w:val="18"/>
          <w:szCs w:val="18"/>
        </w:rPr>
        <w:t xml:space="preserve">Los casos no previstos durante el proceso de recepción, evaluación, dictaminación, formalización, seguimiento del proyecto y en los que se tenga duda respecto de la aplicación e interpretación del contenido de las Reglas, convocatoria, serán resueltos por la persona titular de </w:t>
      </w:r>
      <w:r w:rsidRPr="004C37CE">
        <w:rPr>
          <w:rFonts w:ascii="Gotham Book" w:hAnsi="Gotham Book"/>
          <w:bCs/>
          <w:sz w:val="18"/>
          <w:szCs w:val="18"/>
        </w:rPr>
        <w:t>la Dirección de Desarrollo Tecnológico y Vinculación</w:t>
      </w:r>
      <w:r w:rsidRPr="004C37CE">
        <w:rPr>
          <w:rFonts w:ascii="Gotham Book" w:eastAsia="Gotham" w:hAnsi="Gotham Book" w:cs="Gotham"/>
          <w:bCs/>
          <w:sz w:val="18"/>
          <w:szCs w:val="18"/>
        </w:rPr>
        <w:t xml:space="preserve"> del COMECYT y lo notificará mediante oficio enviado vía correo electrónico; dichas resoluciones serán inapelables.</w:t>
      </w:r>
    </w:p>
    <w:p w14:paraId="59F5078E" w14:textId="77777777" w:rsidR="00C14D6A" w:rsidRPr="004C37CE" w:rsidRDefault="00C14D6A" w:rsidP="00C14D6A">
      <w:pPr>
        <w:pBdr>
          <w:top w:val="nil"/>
          <w:left w:val="nil"/>
          <w:bottom w:val="nil"/>
          <w:right w:val="nil"/>
          <w:between w:val="nil"/>
        </w:pBdr>
        <w:tabs>
          <w:tab w:val="left" w:pos="284"/>
        </w:tabs>
        <w:ind w:left="284" w:hanging="284"/>
        <w:jc w:val="both"/>
        <w:rPr>
          <w:rFonts w:ascii="Gotham Book" w:eastAsia="Helvetica Neue" w:hAnsi="Gotham Book" w:cstheme="minorHAnsi"/>
          <w:b/>
          <w:bCs/>
          <w:sz w:val="18"/>
          <w:szCs w:val="18"/>
          <w:lang w:eastAsia="es-MX"/>
        </w:rPr>
      </w:pPr>
    </w:p>
    <w:p w14:paraId="282FAA67" w14:textId="77777777" w:rsidR="00C14D6A" w:rsidRPr="004C37CE" w:rsidRDefault="00C14D6A" w:rsidP="00C14D6A">
      <w:pPr>
        <w:pBdr>
          <w:top w:val="nil"/>
          <w:left w:val="nil"/>
          <w:bottom w:val="nil"/>
          <w:right w:val="nil"/>
          <w:between w:val="nil"/>
        </w:pBdr>
        <w:tabs>
          <w:tab w:val="left" w:pos="284"/>
        </w:tabs>
        <w:ind w:left="284" w:hanging="284"/>
        <w:jc w:val="center"/>
        <w:rPr>
          <w:rFonts w:ascii="Gotham Book" w:eastAsia="Helvetica Neue" w:hAnsi="Gotham Book" w:cstheme="minorHAnsi"/>
          <w:b/>
          <w:bCs/>
          <w:sz w:val="18"/>
          <w:szCs w:val="18"/>
          <w:lang w:eastAsia="es-MX"/>
        </w:rPr>
      </w:pPr>
      <w:r w:rsidRPr="004C37CE">
        <w:rPr>
          <w:rFonts w:ascii="Gotham Book" w:eastAsia="Helvetica Neue" w:hAnsi="Gotham Book" w:cstheme="minorHAnsi"/>
          <w:b/>
          <w:bCs/>
          <w:sz w:val="18"/>
          <w:szCs w:val="18"/>
          <w:lang w:eastAsia="es-MX"/>
        </w:rPr>
        <w:t>TRANSITORIOS</w:t>
      </w:r>
    </w:p>
    <w:p w14:paraId="47A906C3" w14:textId="77777777" w:rsidR="00C14D6A" w:rsidRPr="004C37CE" w:rsidRDefault="00C14D6A" w:rsidP="00C14D6A">
      <w:pPr>
        <w:pBdr>
          <w:top w:val="nil"/>
          <w:left w:val="nil"/>
          <w:bottom w:val="nil"/>
          <w:right w:val="nil"/>
          <w:between w:val="nil"/>
        </w:pBdr>
        <w:tabs>
          <w:tab w:val="left" w:pos="284"/>
        </w:tabs>
        <w:ind w:left="284" w:hanging="284"/>
        <w:jc w:val="both"/>
        <w:rPr>
          <w:rFonts w:ascii="Gotham Book" w:eastAsia="Helvetica Neue" w:hAnsi="Gotham Book" w:cstheme="minorHAnsi"/>
          <w:sz w:val="18"/>
          <w:szCs w:val="18"/>
          <w:lang w:eastAsia="es-MX"/>
        </w:rPr>
      </w:pPr>
    </w:p>
    <w:p w14:paraId="3A753C69" w14:textId="77777777" w:rsidR="00C14D6A" w:rsidRPr="004C37CE" w:rsidRDefault="00C14D6A" w:rsidP="00C14D6A">
      <w:pPr>
        <w:jc w:val="both"/>
        <w:rPr>
          <w:rFonts w:ascii="Gotham Book" w:eastAsia="Gotham" w:hAnsi="Gotham Book" w:cs="Gotham"/>
          <w:bCs/>
          <w:sz w:val="18"/>
          <w:szCs w:val="18"/>
        </w:rPr>
      </w:pPr>
      <w:bookmarkStart w:id="21" w:name="_Hlk50304824"/>
      <w:r w:rsidRPr="004C37CE">
        <w:rPr>
          <w:rFonts w:ascii="Gotham Book" w:eastAsia="Gotham" w:hAnsi="Gotham Book" w:cs="Gotham"/>
          <w:b/>
          <w:bCs/>
          <w:sz w:val="18"/>
          <w:szCs w:val="18"/>
        </w:rPr>
        <w:t>Primero.</w:t>
      </w:r>
      <w:r w:rsidRPr="004C37CE">
        <w:rPr>
          <w:rFonts w:ascii="Gotham Book" w:eastAsia="Gotham" w:hAnsi="Gotham Book" w:cs="Gotham"/>
          <w:bCs/>
          <w:sz w:val="18"/>
          <w:szCs w:val="18"/>
        </w:rPr>
        <w:t xml:space="preserve"> Publíquense las presentes Reglas de Operación en el Periódico Oficial </w:t>
      </w:r>
      <w:r w:rsidRPr="004C37CE">
        <w:rPr>
          <w:rFonts w:ascii="Gotham Book" w:eastAsia="Gotham" w:hAnsi="Gotham Book" w:cs="Gotham"/>
          <w:bCs/>
          <w:i/>
          <w:sz w:val="18"/>
          <w:szCs w:val="18"/>
        </w:rPr>
        <w:t>Gaceta del Gobierno</w:t>
      </w:r>
      <w:r w:rsidRPr="004C37CE">
        <w:rPr>
          <w:rFonts w:ascii="Gotham Book" w:eastAsia="Gotham" w:hAnsi="Gotham Book" w:cs="Gotham"/>
          <w:bCs/>
          <w:sz w:val="18"/>
          <w:szCs w:val="18"/>
        </w:rPr>
        <w:t xml:space="preserve">. </w:t>
      </w:r>
    </w:p>
    <w:p w14:paraId="3E9B4C41" w14:textId="77777777" w:rsidR="00C14D6A" w:rsidRPr="004C37CE" w:rsidRDefault="00C14D6A" w:rsidP="00C14D6A">
      <w:pPr>
        <w:jc w:val="both"/>
        <w:rPr>
          <w:rFonts w:ascii="Gotham Book" w:eastAsia="Gotham" w:hAnsi="Gotham Book" w:cs="Gotham"/>
          <w:bCs/>
          <w:sz w:val="18"/>
          <w:szCs w:val="18"/>
        </w:rPr>
      </w:pPr>
    </w:p>
    <w:p w14:paraId="66C937B9" w14:textId="77777777" w:rsidR="00C14D6A" w:rsidRPr="004C37CE" w:rsidRDefault="00C14D6A" w:rsidP="00C14D6A">
      <w:pPr>
        <w:jc w:val="both"/>
        <w:rPr>
          <w:rFonts w:ascii="Gotham Book" w:eastAsia="Gotham" w:hAnsi="Gotham Book" w:cs="Gotham"/>
          <w:bCs/>
          <w:sz w:val="18"/>
          <w:szCs w:val="18"/>
        </w:rPr>
      </w:pPr>
      <w:r w:rsidRPr="004C37CE">
        <w:rPr>
          <w:rFonts w:ascii="Gotham Book" w:eastAsia="Gotham" w:hAnsi="Gotham Book" w:cs="Gotham"/>
          <w:b/>
          <w:bCs/>
          <w:sz w:val="18"/>
          <w:szCs w:val="18"/>
        </w:rPr>
        <w:t>Segundo.</w:t>
      </w:r>
      <w:r w:rsidRPr="004C37CE">
        <w:rPr>
          <w:rFonts w:ascii="Gotham Book" w:eastAsia="Gotham" w:hAnsi="Gotham Book" w:cs="Gotham"/>
          <w:bCs/>
          <w:sz w:val="18"/>
          <w:szCs w:val="18"/>
        </w:rPr>
        <w:t xml:space="preserve"> Las presentes Reglas de Operación entrarán en vigor al día siguiente de su publicación en el Periódico Oficial </w:t>
      </w:r>
      <w:r w:rsidRPr="004C37CE">
        <w:rPr>
          <w:rFonts w:ascii="Gotham Book" w:eastAsia="Gotham" w:hAnsi="Gotham Book" w:cs="Gotham"/>
          <w:bCs/>
          <w:i/>
          <w:sz w:val="18"/>
          <w:szCs w:val="18"/>
        </w:rPr>
        <w:t>Gaceta del Gobierno</w:t>
      </w:r>
      <w:r w:rsidRPr="004C37CE">
        <w:rPr>
          <w:rFonts w:ascii="Gotham Book" w:eastAsia="Gotham" w:hAnsi="Gotham Book" w:cs="Gotham"/>
          <w:bCs/>
          <w:sz w:val="18"/>
          <w:szCs w:val="18"/>
        </w:rPr>
        <w:t>, y estarán vigentes hasta en tanto no se emitan modificaciones a las mismas.</w:t>
      </w:r>
    </w:p>
    <w:p w14:paraId="506B9371" w14:textId="77777777" w:rsidR="00C14D6A" w:rsidRPr="004C37CE" w:rsidRDefault="00C14D6A" w:rsidP="00C14D6A">
      <w:pPr>
        <w:jc w:val="both"/>
        <w:rPr>
          <w:rFonts w:ascii="Gotham Book" w:eastAsia="Gotham" w:hAnsi="Gotham Book" w:cs="Gotham"/>
          <w:bCs/>
          <w:sz w:val="18"/>
          <w:szCs w:val="18"/>
        </w:rPr>
      </w:pPr>
    </w:p>
    <w:p w14:paraId="4A042AB8" w14:textId="714AB108" w:rsidR="00C14D6A" w:rsidRPr="004C37CE" w:rsidRDefault="00C14D6A" w:rsidP="00C14D6A">
      <w:pPr>
        <w:jc w:val="both"/>
        <w:rPr>
          <w:rFonts w:ascii="Gotham Book" w:eastAsia="Gotham" w:hAnsi="Gotham Book" w:cs="Gotham"/>
          <w:sz w:val="18"/>
          <w:szCs w:val="18"/>
        </w:rPr>
      </w:pPr>
      <w:r w:rsidRPr="004C37CE">
        <w:rPr>
          <w:rFonts w:ascii="Gotham Book" w:eastAsia="Gotham" w:hAnsi="Gotham Book" w:cs="Gotham"/>
          <w:b/>
          <w:sz w:val="18"/>
          <w:szCs w:val="18"/>
        </w:rPr>
        <w:t>Tercero.</w:t>
      </w:r>
      <w:r w:rsidRPr="004C37CE">
        <w:rPr>
          <w:rFonts w:ascii="Gotham Book" w:eastAsia="Gotham" w:hAnsi="Gotham Book" w:cs="Gotham"/>
          <w:sz w:val="18"/>
          <w:szCs w:val="18"/>
        </w:rPr>
        <w:t xml:space="preserve"> Se </w:t>
      </w:r>
      <w:r w:rsidR="001B2984">
        <w:rPr>
          <w:rFonts w:ascii="Gotham Book" w:eastAsia="Gotham" w:hAnsi="Gotham Book" w:cs="Gotham"/>
          <w:sz w:val="18"/>
          <w:szCs w:val="18"/>
        </w:rPr>
        <w:t>derogan</w:t>
      </w:r>
      <w:r w:rsidR="001B2984" w:rsidRPr="004C37CE">
        <w:rPr>
          <w:rFonts w:ascii="Gotham Book" w:eastAsia="Gotham" w:hAnsi="Gotham Book" w:cs="Gotham"/>
          <w:sz w:val="18"/>
          <w:szCs w:val="18"/>
        </w:rPr>
        <w:t xml:space="preserve"> </w:t>
      </w:r>
      <w:r w:rsidRPr="004C37CE">
        <w:rPr>
          <w:rFonts w:ascii="Gotham Book" w:eastAsia="Gotham" w:hAnsi="Gotham Book" w:cs="Gotham"/>
          <w:sz w:val="18"/>
          <w:szCs w:val="18"/>
        </w:rPr>
        <w:t xml:space="preserve">las Reglas de Operación del Programa Vinculación de Empresas con Instituciones de Educación Superior y/o Centros de Investigación, publicadas en el Periódico </w:t>
      </w:r>
      <w:r w:rsidRPr="004C37CE">
        <w:rPr>
          <w:rFonts w:ascii="Gotham Book" w:eastAsia="Gotham" w:hAnsi="Gotham Book" w:cs="Gotham"/>
          <w:bCs/>
          <w:sz w:val="18"/>
          <w:szCs w:val="18"/>
        </w:rPr>
        <w:t xml:space="preserve">Oficial </w:t>
      </w:r>
      <w:r w:rsidRPr="004C37CE">
        <w:rPr>
          <w:rFonts w:ascii="Gotham Book" w:eastAsia="Gotham" w:hAnsi="Gotham Book" w:cs="Gotham"/>
          <w:bCs/>
          <w:i/>
          <w:sz w:val="18"/>
          <w:szCs w:val="18"/>
        </w:rPr>
        <w:t>Gaceta del Gobierno</w:t>
      </w:r>
      <w:r w:rsidRPr="004C37CE">
        <w:rPr>
          <w:rFonts w:ascii="Gotham Book" w:eastAsia="Gotham" w:hAnsi="Gotham Book" w:cs="Gotham"/>
          <w:sz w:val="18"/>
          <w:szCs w:val="18"/>
        </w:rPr>
        <w:t xml:space="preserve"> el 20 de agosto de 2024. </w:t>
      </w:r>
    </w:p>
    <w:p w14:paraId="1CE7B86D" w14:textId="77777777" w:rsidR="00C14D6A" w:rsidRPr="004C37CE" w:rsidRDefault="00C14D6A" w:rsidP="00C14D6A">
      <w:pPr>
        <w:jc w:val="both"/>
        <w:rPr>
          <w:rFonts w:ascii="Gotham Book" w:eastAsia="Gotham" w:hAnsi="Gotham Book" w:cs="Gotham"/>
          <w:bCs/>
          <w:sz w:val="18"/>
          <w:szCs w:val="18"/>
        </w:rPr>
      </w:pPr>
    </w:p>
    <w:p w14:paraId="009AF070" w14:textId="77777777" w:rsidR="00C14D6A" w:rsidRPr="004C37CE" w:rsidRDefault="00C14D6A" w:rsidP="00C14D6A">
      <w:pPr>
        <w:jc w:val="both"/>
        <w:rPr>
          <w:rFonts w:ascii="Gotham Book" w:eastAsia="Gotham" w:hAnsi="Gotham Book" w:cs="Gotham"/>
          <w:bCs/>
          <w:sz w:val="18"/>
          <w:szCs w:val="18"/>
        </w:rPr>
      </w:pPr>
      <w:r w:rsidRPr="004C37CE">
        <w:rPr>
          <w:rFonts w:ascii="Gotham Book" w:eastAsia="Gotham" w:hAnsi="Gotham Book" w:cs="Gotham"/>
          <w:b/>
          <w:bCs/>
          <w:sz w:val="18"/>
          <w:szCs w:val="18"/>
        </w:rPr>
        <w:t>Cuarto.</w:t>
      </w:r>
      <w:r w:rsidRPr="004C37CE">
        <w:rPr>
          <w:rFonts w:ascii="Gotham Book" w:eastAsia="Gotham" w:hAnsi="Gotham Book" w:cs="Gotham"/>
          <w:bCs/>
          <w:sz w:val="18"/>
          <w:szCs w:val="18"/>
        </w:rPr>
        <w:t xml:space="preserve"> Los asuntos o procedimientos en trámite y demás actos que hayan surgido durante la vigencia de las Reglas de Operación abrogadas, se seguirán hasta su total conclusión de conformidad con lo determinado en las mismas. </w:t>
      </w:r>
    </w:p>
    <w:p w14:paraId="5306AD10" w14:textId="77777777" w:rsidR="00C14D6A" w:rsidRPr="004C37CE" w:rsidRDefault="00C14D6A" w:rsidP="00C14D6A">
      <w:pPr>
        <w:jc w:val="both"/>
        <w:rPr>
          <w:rFonts w:ascii="Gotham Book" w:eastAsia="Gotham" w:hAnsi="Gotham Book" w:cs="Gotham"/>
          <w:bCs/>
          <w:sz w:val="18"/>
          <w:szCs w:val="18"/>
        </w:rPr>
      </w:pPr>
    </w:p>
    <w:p w14:paraId="422A1761" w14:textId="77777777" w:rsidR="00C14D6A" w:rsidRDefault="00C14D6A" w:rsidP="00C14D6A">
      <w:pPr>
        <w:jc w:val="both"/>
        <w:rPr>
          <w:rFonts w:ascii="Gotham Book" w:eastAsia="Gotham" w:hAnsi="Gotham Book" w:cs="Gotham"/>
          <w:bCs/>
          <w:sz w:val="18"/>
          <w:szCs w:val="18"/>
        </w:rPr>
      </w:pPr>
      <w:r w:rsidRPr="004C37CE">
        <w:rPr>
          <w:rFonts w:ascii="Gotham Book" w:eastAsia="Gotham" w:hAnsi="Gotham Book" w:cs="Gotham"/>
          <w:b/>
          <w:bCs/>
          <w:sz w:val="18"/>
          <w:szCs w:val="18"/>
        </w:rPr>
        <w:t>Quinto.</w:t>
      </w:r>
      <w:r w:rsidRPr="004C37CE">
        <w:rPr>
          <w:rFonts w:ascii="Gotham Book" w:eastAsia="Gotham" w:hAnsi="Gotham Book" w:cs="Gotham"/>
          <w:bCs/>
          <w:sz w:val="18"/>
          <w:szCs w:val="18"/>
        </w:rPr>
        <w:t xml:space="preserve"> Se derogan las disposiciones de igual o menor jerarquía que se opongan a las presentes Reglas. </w:t>
      </w:r>
    </w:p>
    <w:p w14:paraId="63CFBE00" w14:textId="77777777" w:rsidR="00C14D6A" w:rsidRDefault="00C14D6A" w:rsidP="00C14D6A">
      <w:pPr>
        <w:jc w:val="both"/>
        <w:rPr>
          <w:rFonts w:ascii="Gotham Book" w:eastAsia="Gotham" w:hAnsi="Gotham Book" w:cs="Gotham"/>
          <w:bCs/>
          <w:sz w:val="18"/>
          <w:szCs w:val="18"/>
        </w:rPr>
      </w:pPr>
    </w:p>
    <w:p w14:paraId="33B8F711" w14:textId="77777777" w:rsidR="00C14D6A" w:rsidRPr="00CE72AC" w:rsidRDefault="00C14D6A" w:rsidP="00C14D6A">
      <w:pPr>
        <w:jc w:val="both"/>
        <w:rPr>
          <w:rFonts w:ascii="Gotham Book" w:eastAsia="Gotham" w:hAnsi="Gotham Book" w:cs="Gotham"/>
          <w:bCs/>
          <w:sz w:val="18"/>
          <w:szCs w:val="18"/>
        </w:rPr>
      </w:pPr>
      <w:r w:rsidRPr="00CE72AC">
        <w:rPr>
          <w:rFonts w:ascii="Gotham Book" w:eastAsia="Gotham" w:hAnsi="Gotham Book" w:cs="Gotham"/>
          <w:b/>
          <w:bCs/>
          <w:sz w:val="18"/>
          <w:szCs w:val="18"/>
        </w:rPr>
        <w:t>Sexto.</w:t>
      </w:r>
      <w:r w:rsidRPr="00B51909">
        <w:rPr>
          <w:rFonts w:ascii="Gotham Book" w:eastAsia="Gotham" w:hAnsi="Gotham Book" w:cs="Gotham"/>
          <w:bCs/>
          <w:sz w:val="18"/>
          <w:szCs w:val="18"/>
        </w:rPr>
        <w:t xml:space="preserve"> El Comité de Admisión y Seguimiento deberá instalarse dentro de los 15 días hábiles siguientes a la publicación de las presentes R</w:t>
      </w:r>
      <w:r>
        <w:rPr>
          <w:rFonts w:ascii="Gotham Book" w:eastAsia="Gotham" w:hAnsi="Gotham Book" w:cs="Gotham"/>
          <w:bCs/>
          <w:sz w:val="18"/>
          <w:szCs w:val="18"/>
        </w:rPr>
        <w:t xml:space="preserve">eglas, en el Periódico Oficial </w:t>
      </w:r>
      <w:r w:rsidRPr="00CE72AC">
        <w:rPr>
          <w:rFonts w:ascii="Gotham Book" w:eastAsia="Gotham" w:hAnsi="Gotham Book" w:cs="Gotham"/>
          <w:bCs/>
          <w:i/>
          <w:sz w:val="18"/>
          <w:szCs w:val="18"/>
        </w:rPr>
        <w:t>Gaceta del Gobierno</w:t>
      </w:r>
      <w:r>
        <w:rPr>
          <w:rFonts w:ascii="Gotham Book" w:eastAsia="Gotham" w:hAnsi="Gotham Book" w:cs="Gotham"/>
          <w:bCs/>
          <w:sz w:val="18"/>
          <w:szCs w:val="18"/>
        </w:rPr>
        <w:t>.</w:t>
      </w:r>
    </w:p>
    <w:p w14:paraId="59EB24AF" w14:textId="77777777" w:rsidR="00C14D6A" w:rsidRPr="00B51909" w:rsidRDefault="00C14D6A" w:rsidP="00C14D6A">
      <w:pPr>
        <w:jc w:val="both"/>
        <w:rPr>
          <w:rFonts w:ascii="Gotham Book" w:eastAsia="Gotham" w:hAnsi="Gotham Book" w:cs="Gotham"/>
          <w:bCs/>
          <w:sz w:val="18"/>
          <w:szCs w:val="18"/>
        </w:rPr>
      </w:pPr>
    </w:p>
    <w:p w14:paraId="2CEB41CA" w14:textId="77777777" w:rsidR="00C14D6A" w:rsidRDefault="00C14D6A" w:rsidP="00C14D6A">
      <w:pPr>
        <w:jc w:val="both"/>
        <w:rPr>
          <w:rFonts w:ascii="Gotham Book" w:eastAsia="Gotham" w:hAnsi="Gotham Book" w:cs="Gotham"/>
          <w:bCs/>
          <w:sz w:val="18"/>
          <w:szCs w:val="18"/>
        </w:rPr>
      </w:pPr>
      <w:r w:rsidRPr="00CE72AC">
        <w:rPr>
          <w:rFonts w:ascii="Gotham Book" w:eastAsia="Gotham" w:hAnsi="Gotham Book" w:cs="Gotham"/>
          <w:b/>
          <w:bCs/>
          <w:sz w:val="18"/>
          <w:szCs w:val="18"/>
        </w:rPr>
        <w:t>Séptimo.</w:t>
      </w:r>
      <w:r w:rsidRPr="00B51909">
        <w:rPr>
          <w:rFonts w:ascii="Gotham Book" w:eastAsia="Gotham" w:hAnsi="Gotham Book" w:cs="Gotham"/>
          <w:bCs/>
          <w:sz w:val="18"/>
          <w:szCs w:val="18"/>
        </w:rPr>
        <w:t xml:space="preserve"> El Comité de Admisión y Seguimiento deberá emitir sus Lineamientos Internos dentro de los 15 días hábiles siguientes a su instalación.</w:t>
      </w:r>
    </w:p>
    <w:p w14:paraId="5847B1A8" w14:textId="77777777" w:rsidR="00C14D6A" w:rsidRDefault="00C14D6A" w:rsidP="00C14D6A">
      <w:pPr>
        <w:jc w:val="both"/>
        <w:rPr>
          <w:rFonts w:ascii="Gotham Book" w:eastAsia="Gotham" w:hAnsi="Gotham Book" w:cs="Gotham"/>
          <w:bCs/>
          <w:sz w:val="18"/>
          <w:szCs w:val="18"/>
        </w:rPr>
      </w:pPr>
    </w:p>
    <w:p w14:paraId="51775A9D" w14:textId="77777777" w:rsidR="00C14D6A" w:rsidRPr="004C37CE" w:rsidRDefault="00C14D6A" w:rsidP="00C14D6A">
      <w:pPr>
        <w:jc w:val="both"/>
        <w:rPr>
          <w:rFonts w:ascii="Gotham Book" w:eastAsia="Gotham" w:hAnsi="Gotham Book" w:cs="Gotham"/>
          <w:bCs/>
          <w:sz w:val="18"/>
          <w:szCs w:val="18"/>
        </w:rPr>
      </w:pPr>
      <w:r w:rsidRPr="00CE72AC">
        <w:rPr>
          <w:rFonts w:ascii="Gotham Book" w:eastAsia="Gotham" w:hAnsi="Gotham Book" w:cs="Gotham"/>
          <w:b/>
          <w:bCs/>
          <w:sz w:val="18"/>
          <w:szCs w:val="18"/>
        </w:rPr>
        <w:t>Octavo.</w:t>
      </w:r>
      <w:r>
        <w:rPr>
          <w:rFonts w:ascii="Gotham Book" w:eastAsia="Gotham" w:hAnsi="Gotham Book" w:cs="Gotham"/>
          <w:bCs/>
          <w:sz w:val="18"/>
          <w:szCs w:val="18"/>
        </w:rPr>
        <w:t xml:space="preserve"> </w:t>
      </w:r>
      <w:r w:rsidRPr="00C70E87">
        <w:rPr>
          <w:rFonts w:ascii="Gotham Book" w:eastAsia="Gotham" w:hAnsi="Gotham Book" w:cs="Gotham"/>
          <w:bCs/>
          <w:sz w:val="18"/>
          <w:szCs w:val="18"/>
        </w:rPr>
        <w:t>Lo no previsto en las presentes Reglas de Operación será resuelto por la Instancia Normativa</w:t>
      </w:r>
      <w:r>
        <w:rPr>
          <w:rFonts w:ascii="Gotham Book" w:eastAsia="Gotham" w:hAnsi="Gotham Book" w:cs="Gotham"/>
          <w:bCs/>
          <w:sz w:val="18"/>
          <w:szCs w:val="18"/>
        </w:rPr>
        <w:t>.</w:t>
      </w:r>
    </w:p>
    <w:p w14:paraId="6ADC180B" w14:textId="77777777" w:rsidR="00C14D6A" w:rsidRPr="004C37CE" w:rsidRDefault="00C14D6A" w:rsidP="00C14D6A">
      <w:pPr>
        <w:jc w:val="both"/>
        <w:rPr>
          <w:rFonts w:ascii="Gotham Book" w:hAnsi="Gotham Book"/>
          <w:bCs/>
          <w:sz w:val="18"/>
          <w:szCs w:val="18"/>
        </w:rPr>
      </w:pPr>
    </w:p>
    <w:p w14:paraId="18934420" w14:textId="77777777" w:rsidR="00C14D6A" w:rsidRPr="004C37CE" w:rsidRDefault="00C14D6A" w:rsidP="00C14D6A">
      <w:pPr>
        <w:autoSpaceDE w:val="0"/>
        <w:autoSpaceDN w:val="0"/>
        <w:adjustRightInd w:val="0"/>
        <w:jc w:val="both"/>
        <w:rPr>
          <w:rFonts w:ascii="Gotham Book" w:hAnsi="Gotham Book" w:cs="ArialMT"/>
          <w:sz w:val="18"/>
          <w:szCs w:val="18"/>
        </w:rPr>
      </w:pPr>
      <w:r w:rsidRPr="004C37CE">
        <w:rPr>
          <w:rFonts w:ascii="Gotham Book" w:hAnsi="Gotham Book" w:cs="ArialMT"/>
          <w:sz w:val="18"/>
          <w:szCs w:val="18"/>
        </w:rPr>
        <w:t>Dado en la Ciudad de Toluca, Estado de México a los __ días del mes de ___ del año 202_.</w:t>
      </w:r>
    </w:p>
    <w:p w14:paraId="64A94947" w14:textId="77777777" w:rsidR="00C14D6A" w:rsidRPr="004C37CE" w:rsidRDefault="00C14D6A" w:rsidP="00C95044">
      <w:pPr>
        <w:autoSpaceDE w:val="0"/>
        <w:autoSpaceDN w:val="0"/>
        <w:adjustRightInd w:val="0"/>
        <w:spacing w:line="360" w:lineRule="auto"/>
        <w:jc w:val="both"/>
        <w:rPr>
          <w:rFonts w:ascii="Gotham Book" w:hAnsi="Gotham Book" w:cs="Arial-BoldMT"/>
          <w:b/>
          <w:bCs/>
          <w:sz w:val="18"/>
          <w:szCs w:val="18"/>
        </w:rPr>
      </w:pPr>
    </w:p>
    <w:p w14:paraId="654FF3B5" w14:textId="74953C03" w:rsidR="0045156C" w:rsidRDefault="00C14D6A" w:rsidP="00C95044">
      <w:pPr>
        <w:autoSpaceDE w:val="0"/>
        <w:autoSpaceDN w:val="0"/>
        <w:adjustRightInd w:val="0"/>
        <w:spacing w:line="360" w:lineRule="auto"/>
        <w:jc w:val="center"/>
        <w:rPr>
          <w:rFonts w:ascii="Gotham Book" w:hAnsi="Gotham Book" w:cs="Arial-BoldMT"/>
          <w:b/>
          <w:bCs/>
          <w:sz w:val="18"/>
          <w:szCs w:val="18"/>
          <w:lang w:val="de-DE"/>
        </w:rPr>
      </w:pPr>
      <w:r w:rsidRPr="004C37CE">
        <w:rPr>
          <w:rFonts w:ascii="Gotham Book" w:hAnsi="Gotham Book" w:cs="Arial-BoldMT"/>
          <w:b/>
          <w:bCs/>
          <w:sz w:val="18"/>
          <w:szCs w:val="18"/>
          <w:lang w:val="de-DE"/>
        </w:rPr>
        <w:t>DOCTOR VÍCTOR DANIEL ÁVILA AKERBERG</w:t>
      </w:r>
    </w:p>
    <w:p w14:paraId="4D6D17D6" w14:textId="121ED3BB" w:rsidR="00C14D6A" w:rsidRPr="004C37CE" w:rsidRDefault="00C14D6A" w:rsidP="00C95044">
      <w:pPr>
        <w:autoSpaceDE w:val="0"/>
        <w:autoSpaceDN w:val="0"/>
        <w:adjustRightInd w:val="0"/>
        <w:spacing w:line="360" w:lineRule="auto"/>
        <w:jc w:val="center"/>
        <w:rPr>
          <w:rFonts w:ascii="Gotham Book" w:hAnsi="Gotham Book" w:cs="Arial-BoldMT"/>
          <w:b/>
          <w:bCs/>
          <w:sz w:val="18"/>
          <w:szCs w:val="18"/>
        </w:rPr>
      </w:pPr>
      <w:r w:rsidRPr="004C37CE">
        <w:rPr>
          <w:rFonts w:ascii="Gotham Book" w:hAnsi="Gotham Book" w:cs="Arial-BoldMT"/>
          <w:b/>
          <w:bCs/>
          <w:sz w:val="18"/>
          <w:szCs w:val="18"/>
          <w:lang w:val="de-DE"/>
        </w:rPr>
        <w:lastRenderedPageBreak/>
        <w:t xml:space="preserve"> </w:t>
      </w:r>
      <w:r w:rsidRPr="004C37CE">
        <w:rPr>
          <w:rFonts w:ascii="Gotham Book" w:hAnsi="Gotham Book" w:cs="Arial-BoldMT"/>
          <w:b/>
          <w:bCs/>
          <w:sz w:val="18"/>
          <w:szCs w:val="18"/>
        </w:rPr>
        <w:t>DIRECTOR GENERAL DEL COMECYT</w:t>
      </w:r>
    </w:p>
    <w:bookmarkEnd w:id="21"/>
    <w:p w14:paraId="6D384DEC" w14:textId="77777777" w:rsidR="00C14D6A" w:rsidRPr="004C37CE" w:rsidRDefault="00C14D6A" w:rsidP="00C95044">
      <w:pPr>
        <w:spacing w:line="360" w:lineRule="auto"/>
        <w:jc w:val="both"/>
        <w:rPr>
          <w:rFonts w:ascii="Gotham Book" w:eastAsia="Times New Roman" w:hAnsi="Gotham Book" w:cstheme="minorHAnsi"/>
          <w:b/>
          <w:sz w:val="18"/>
          <w:szCs w:val="18"/>
        </w:rPr>
      </w:pPr>
    </w:p>
    <w:p w14:paraId="49D4580A" w14:textId="3078ADC0" w:rsidR="00771002" w:rsidRPr="00C14D6A" w:rsidRDefault="00771002" w:rsidP="00C95044">
      <w:pPr>
        <w:spacing w:line="360" w:lineRule="auto"/>
      </w:pPr>
    </w:p>
    <w:sectPr w:rsidR="00771002" w:rsidRPr="00C14D6A" w:rsidSect="00E96E45">
      <w:headerReference w:type="even" r:id="rId12"/>
      <w:headerReference w:type="default" r:id="rId13"/>
      <w:footerReference w:type="even" r:id="rId14"/>
      <w:footerReference w:type="default" r:id="rId15"/>
      <w:headerReference w:type="first" r:id="rId16"/>
      <w:footerReference w:type="first" r:id="rId17"/>
      <w:pgSz w:w="12240" w:h="15840"/>
      <w:pgMar w:top="2538" w:right="1134" w:bottom="1701" w:left="1134" w:header="1134"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D7CCA" w14:textId="77777777" w:rsidR="00CE0F0E" w:rsidRDefault="00CE0F0E" w:rsidP="009D2B83">
      <w:r>
        <w:separator/>
      </w:r>
    </w:p>
  </w:endnote>
  <w:endnote w:type="continuationSeparator" w:id="0">
    <w:p w14:paraId="76605689" w14:textId="77777777" w:rsidR="00CE0F0E" w:rsidRDefault="00CE0F0E" w:rsidP="009D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Gotham Book">
    <w:altName w:val="Calibri"/>
    <w:charset w:val="4D"/>
    <w:family w:val="auto"/>
    <w:pitch w:val="variable"/>
    <w:sig w:usb0="A10002FF" w:usb1="4000005B" w:usb2="00000000" w:usb3="00000000" w:csb0="0000019F" w:csb1="00000000"/>
  </w:font>
  <w:font w:name="ArialMT">
    <w:panose1 w:val="00000000000000000000"/>
    <w:charset w:val="00"/>
    <w:family w:val="auto"/>
    <w:notTrueType/>
    <w:pitch w:val="default"/>
    <w:sig w:usb0="00000003" w:usb1="08070000" w:usb2="00000010" w:usb3="00000000" w:csb0="00020001" w:csb1="00000000"/>
  </w:font>
  <w:font w:name="Gotham">
    <w:altName w:val="Calibri"/>
    <w:panose1 w:val="00000000000000000000"/>
    <w:charset w:val="00"/>
    <w:family w:val="modern"/>
    <w:notTrueType/>
    <w:pitch w:val="variable"/>
    <w:sig w:usb0="A10002FF" w:usb1="4000005B" w:usb2="00000000" w:usb3="00000000" w:csb0="0000009F" w:csb1="00000000"/>
  </w:font>
  <w:font w:name="Helvetica Neue">
    <w:altName w:val="Arial"/>
    <w:panose1 w:val="00000000000000000000"/>
    <w:charset w:val="00"/>
    <w:family w:val="roman"/>
    <w:notTrueType/>
    <w:pitch w:val="default"/>
  </w:font>
  <w:font w:name="Arial-BoldMT">
    <w:altName w:val="Arial"/>
    <w:panose1 w:val="00000000000000000000"/>
    <w:charset w:val="00"/>
    <w:family w:val="auto"/>
    <w:notTrueType/>
    <w:pitch w:val="default"/>
    <w:sig w:usb0="00000003" w:usb1="00000000" w:usb2="00000000" w:usb3="00000000" w:csb0="00000001" w:csb1="00000000"/>
  </w:font>
  <w:font w:name="Gotham Bold">
    <w:altName w:val="Calibri"/>
    <w:panose1 w:val="00000000000000000000"/>
    <w:charset w:val="00"/>
    <w:family w:val="modern"/>
    <w:notTrueType/>
    <w:pitch w:val="variable"/>
    <w:sig w:usb0="A00000FF" w:usb1="4000004A" w:usb2="00000000" w:usb3="00000000" w:csb0="0000000B" w:csb1="00000000"/>
  </w:font>
  <w:font w:name="Montserrat">
    <w:altName w:val="Times New Roman"/>
    <w:charset w:val="00"/>
    <w:family w:val="auto"/>
    <w:pitch w:val="variable"/>
    <w:sig w:usb0="2000020F" w:usb1="00000003" w:usb2="00000000" w:usb3="00000000" w:csb0="00000197" w:csb1="00000000"/>
  </w:font>
  <w:font w:name="Montserrat Light">
    <w:altName w:val="Times New Roman"/>
    <w:charset w:val="00"/>
    <w:family w:val="auto"/>
    <w:pitch w:val="variable"/>
    <w:sig w:usb0="2000020F" w:usb1="00000003" w:usb2="00000000" w:usb3="00000000" w:csb0="00000197" w:csb1="00000000"/>
  </w:font>
  <w:font w:name="Montserrat SemiBold">
    <w:altName w:val="Times New Roman"/>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68465" w14:textId="77777777" w:rsidR="00C95044" w:rsidRDefault="00C9504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BC042" w14:textId="29659972" w:rsidR="00C95044" w:rsidRDefault="00C95044" w:rsidP="009D2B83">
    <w:pPr>
      <w:pStyle w:val="Piedepgina"/>
      <w:spacing w:line="288" w:lineRule="auto"/>
      <w:rPr>
        <w:rFonts w:ascii="Montserrat SemiBold" w:hAnsi="Montserrat SemiBold"/>
        <w:b/>
        <w:color w:val="C39852"/>
        <w:sz w:val="15"/>
        <w:lang w:val="es-ES"/>
      </w:rPr>
    </w:pPr>
  </w:p>
  <w:p w14:paraId="552B79C5" w14:textId="5A676540" w:rsidR="00C95044" w:rsidRDefault="00C95044" w:rsidP="009D2B83">
    <w:pPr>
      <w:pStyle w:val="Piedepgina"/>
      <w:spacing w:line="288" w:lineRule="auto"/>
      <w:rPr>
        <w:rFonts w:ascii="Montserrat SemiBold" w:hAnsi="Montserrat SemiBold"/>
        <w:b/>
        <w:color w:val="C39852"/>
        <w:sz w:val="15"/>
        <w:lang w:val="es-ES"/>
      </w:rPr>
    </w:pPr>
  </w:p>
  <w:p w14:paraId="7FEB5394" w14:textId="70DF0490" w:rsidR="00C95044" w:rsidRPr="009D2B83" w:rsidRDefault="00C95044" w:rsidP="0035030C">
    <w:pPr>
      <w:pStyle w:val="Piedepgina"/>
      <w:spacing w:line="288" w:lineRule="auto"/>
      <w:jc w:val="center"/>
      <w:rPr>
        <w:rFonts w:ascii="Montserrat SemiBold" w:hAnsi="Montserrat SemiBold"/>
        <w:b/>
        <w:color w:val="C39852"/>
        <w:sz w:val="15"/>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66217" w14:textId="77777777" w:rsidR="00C95044" w:rsidRDefault="00C950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D4D7B" w14:textId="77777777" w:rsidR="00CE0F0E" w:rsidRDefault="00CE0F0E" w:rsidP="009D2B83">
      <w:r>
        <w:separator/>
      </w:r>
    </w:p>
  </w:footnote>
  <w:footnote w:type="continuationSeparator" w:id="0">
    <w:p w14:paraId="49B5B933" w14:textId="77777777" w:rsidR="00CE0F0E" w:rsidRDefault="00CE0F0E" w:rsidP="009D2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018BE" w14:textId="27833D55" w:rsidR="00C95044" w:rsidRDefault="00000000">
    <w:pPr>
      <w:pStyle w:val="Encabezado"/>
    </w:pPr>
    <w:r>
      <w:rPr>
        <w:noProof/>
      </w:rPr>
      <w:pict w14:anchorId="4001FE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7691688" o:spid="_x0000_s1026" type="#_x0000_t136" style="position:absolute;margin-left:0;margin-top:0;width:511.2pt;height:191.7pt;rotation:315;z-index:-251654144;mso-position-horizontal:center;mso-position-horizontal-relative:margin;mso-position-vertical:center;mso-position-vertical-relative:margin" o:allowincell="f" fillcolor="silver" stroked="f">
          <v:fill opacity=".5"/>
          <v:textpath style="font-family:&quot;Calibri&quot;;font-size:1pt" string="PROYECT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41475" w14:textId="34ACA46B" w:rsidR="00C95044" w:rsidRDefault="00000000" w:rsidP="00570CC7">
    <w:pPr>
      <w:jc w:val="right"/>
      <w:rPr>
        <w:rFonts w:ascii="Gotham Bold" w:hAnsi="Gotham Bold"/>
        <w:b/>
        <w:bCs/>
        <w:sz w:val="14"/>
        <w:szCs w:val="14"/>
        <w:lang w:val="en-US"/>
      </w:rPr>
    </w:pPr>
    <w:r>
      <w:rPr>
        <w:noProof/>
      </w:rPr>
      <w:pict w14:anchorId="013DA3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7691689" o:spid="_x0000_s1027" type="#_x0000_t136" style="position:absolute;left:0;text-align:left;margin-left:0;margin-top:0;width:511.2pt;height:191.7pt;rotation:315;z-index:-251652096;mso-position-horizontal:center;mso-position-horizontal-relative:margin;mso-position-vertical:center;mso-position-vertical-relative:margin" o:allowincell="f" fillcolor="silver" stroked="f">
          <v:fill opacity=".5"/>
          <v:textpath style="font-family:&quot;Calibri&quot;;font-size:1pt" string="PROYECTO"/>
          <w10:wrap anchorx="margin" anchory="margin"/>
        </v:shape>
      </w:pict>
    </w:r>
    <w:r w:rsidR="00C95044">
      <w:rPr>
        <w:rFonts w:ascii="Gotham Bold" w:hAnsi="Gotham Bold"/>
        <w:b/>
        <w:bCs/>
        <w:noProof/>
        <w:sz w:val="14"/>
        <w:szCs w:val="14"/>
        <w:lang w:eastAsia="es-MX"/>
      </w:rPr>
      <w:drawing>
        <wp:anchor distT="0" distB="0" distL="114300" distR="114300" simplePos="0" relativeHeight="251658240" behindDoc="1" locked="0" layoutInCell="1" allowOverlap="1" wp14:anchorId="27CA5A3C" wp14:editId="48984A53">
          <wp:simplePos x="0" y="0"/>
          <wp:positionH relativeFrom="column">
            <wp:posOffset>-703580</wp:posOffset>
          </wp:positionH>
          <wp:positionV relativeFrom="paragraph">
            <wp:posOffset>-879733</wp:posOffset>
          </wp:positionV>
          <wp:extent cx="7748781" cy="10027404"/>
          <wp:effectExtent l="0" t="0" r="0" b="571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M-COMECYT CARTA VERTICAL.png"/>
                  <pic:cNvPicPr/>
                </pic:nvPicPr>
                <pic:blipFill>
                  <a:blip r:embed="rId1">
                    <a:extLst>
                      <a:ext uri="{28A0092B-C50C-407E-A947-70E740481C1C}">
                        <a14:useLocalDpi xmlns:a14="http://schemas.microsoft.com/office/drawing/2010/main" val="0"/>
                      </a:ext>
                    </a:extLst>
                  </a:blip>
                  <a:stretch>
                    <a:fillRect/>
                  </a:stretch>
                </pic:blipFill>
                <pic:spPr>
                  <a:xfrm>
                    <a:off x="0" y="0"/>
                    <a:ext cx="7748781" cy="10027404"/>
                  </a:xfrm>
                  <a:prstGeom prst="rect">
                    <a:avLst/>
                  </a:prstGeom>
                </pic:spPr>
              </pic:pic>
            </a:graphicData>
          </a:graphic>
          <wp14:sizeRelH relativeFrom="page">
            <wp14:pctWidth>0</wp14:pctWidth>
          </wp14:sizeRelH>
          <wp14:sizeRelV relativeFrom="page">
            <wp14:pctHeight>0</wp14:pctHeight>
          </wp14:sizeRelV>
        </wp:anchor>
      </w:drawing>
    </w:r>
  </w:p>
  <w:p w14:paraId="5F0C52B0" w14:textId="01A31FB8" w:rsidR="00C95044" w:rsidRDefault="00C95044" w:rsidP="00570CC7">
    <w:pPr>
      <w:jc w:val="right"/>
      <w:rPr>
        <w:rFonts w:ascii="Gotham Bold" w:hAnsi="Gotham Bold"/>
        <w:b/>
        <w:bCs/>
        <w:sz w:val="14"/>
        <w:szCs w:val="14"/>
        <w:lang w:val="en-US"/>
      </w:rPr>
    </w:pPr>
  </w:p>
  <w:p w14:paraId="32A9545F" w14:textId="554B03F6" w:rsidR="00C95044" w:rsidRDefault="00C95044" w:rsidP="00E9013F">
    <w:pPr>
      <w:jc w:val="center"/>
      <w:rPr>
        <w:rFonts w:ascii="Gotham Bold" w:hAnsi="Gotham Bold"/>
        <w:b/>
        <w:bCs/>
        <w:sz w:val="14"/>
        <w:szCs w:val="14"/>
        <w:lang w:val="en-US"/>
      </w:rPr>
    </w:pPr>
  </w:p>
  <w:p w14:paraId="2F6E040F" w14:textId="2F4B4CB4" w:rsidR="00C95044" w:rsidRPr="00570CC7" w:rsidRDefault="00C95044" w:rsidP="00A22D2B">
    <w:pPr>
      <w:tabs>
        <w:tab w:val="left" w:pos="3054"/>
        <w:tab w:val="right" w:pos="9972"/>
      </w:tabs>
      <w:rPr>
        <w:rFonts w:ascii="Montserrat Light" w:hAnsi="Montserrat Light"/>
        <w:sz w:val="13"/>
        <w:szCs w:val="13"/>
      </w:rPr>
    </w:pPr>
    <w:r w:rsidRPr="002C13A6">
      <w:rPr>
        <w:rFonts w:ascii="Montserrat" w:hAnsi="Montserrat"/>
        <w:b/>
        <w:sz w:val="15"/>
        <w:szCs w:val="15"/>
        <w:lang w:val="en-US"/>
      </w:rPr>
      <w:tab/>
    </w:r>
    <w:r w:rsidRPr="002C13A6">
      <w:rPr>
        <w:rFonts w:ascii="Montserrat" w:hAnsi="Montserrat"/>
        <w:b/>
        <w:sz w:val="15"/>
        <w:szCs w:val="15"/>
        <w:lang w:val="en-US"/>
      </w:rPr>
      <w:tab/>
    </w:r>
  </w:p>
  <w:p w14:paraId="0F5CE382" w14:textId="5ACBDCE9" w:rsidR="00C95044" w:rsidRPr="00570CC7" w:rsidRDefault="00C95044" w:rsidP="001A3E14">
    <w:pPr>
      <w:jc w:val="center"/>
      <w:rPr>
        <w:rFonts w:ascii="Montserrat Light" w:hAnsi="Montserrat Light"/>
        <w:sz w:val="13"/>
        <w:szCs w:val="1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8EAD7" w14:textId="518ED25F" w:rsidR="00C95044" w:rsidRDefault="00000000">
    <w:pPr>
      <w:pStyle w:val="Encabezado"/>
    </w:pPr>
    <w:r>
      <w:rPr>
        <w:noProof/>
      </w:rPr>
      <w:pict w14:anchorId="110A41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7691687" o:spid="_x0000_s1025" type="#_x0000_t136" style="position:absolute;margin-left:0;margin-top:0;width:511.2pt;height:191.7pt;rotation:315;z-index:-251656192;mso-position-horizontal:center;mso-position-horizontal-relative:margin;mso-position-vertical:center;mso-position-vertical-relative:margin" o:allowincell="f" fillcolor="silver" stroked="f">
          <v:fill opacity=".5"/>
          <v:textpath style="font-family:&quot;Calibri&quot;;font-size:1pt" string="PROYECT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38A5B8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50081C"/>
    <w:multiLevelType w:val="hybridMultilevel"/>
    <w:tmpl w:val="BE0431B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637186F"/>
    <w:multiLevelType w:val="multilevel"/>
    <w:tmpl w:val="272894E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6657ABB"/>
    <w:multiLevelType w:val="hybridMultilevel"/>
    <w:tmpl w:val="6C3CB8A6"/>
    <w:lvl w:ilvl="0" w:tplc="6CB4A91E">
      <w:start w:val="1"/>
      <w:numFmt w:val="lowerLetter"/>
      <w:lvlText w:val="%1)"/>
      <w:lvlJc w:val="left"/>
      <w:pPr>
        <w:ind w:left="773" w:hanging="293"/>
      </w:pPr>
      <w:rPr>
        <w:rFonts w:hint="default"/>
        <w:spacing w:val="0"/>
        <w:w w:val="99"/>
        <w:lang w:val="es-ES" w:eastAsia="en-US" w:bidi="ar-SA"/>
      </w:rPr>
    </w:lvl>
    <w:lvl w:ilvl="1" w:tplc="5FE8AE6A">
      <w:numFmt w:val="bullet"/>
      <w:lvlText w:val="•"/>
      <w:lvlJc w:val="left"/>
      <w:pPr>
        <w:ind w:left="1710" w:hanging="293"/>
      </w:pPr>
      <w:rPr>
        <w:rFonts w:hint="default"/>
        <w:lang w:val="es-ES" w:eastAsia="en-US" w:bidi="ar-SA"/>
      </w:rPr>
    </w:lvl>
    <w:lvl w:ilvl="2" w:tplc="A9082C88">
      <w:numFmt w:val="bullet"/>
      <w:lvlText w:val="•"/>
      <w:lvlJc w:val="left"/>
      <w:pPr>
        <w:ind w:left="2640" w:hanging="293"/>
      </w:pPr>
      <w:rPr>
        <w:rFonts w:hint="default"/>
        <w:lang w:val="es-ES" w:eastAsia="en-US" w:bidi="ar-SA"/>
      </w:rPr>
    </w:lvl>
    <w:lvl w:ilvl="3" w:tplc="B5642F84">
      <w:numFmt w:val="bullet"/>
      <w:lvlText w:val="•"/>
      <w:lvlJc w:val="left"/>
      <w:pPr>
        <w:ind w:left="3570" w:hanging="293"/>
      </w:pPr>
      <w:rPr>
        <w:rFonts w:hint="default"/>
        <w:lang w:val="es-ES" w:eastAsia="en-US" w:bidi="ar-SA"/>
      </w:rPr>
    </w:lvl>
    <w:lvl w:ilvl="4" w:tplc="5D5869E2">
      <w:numFmt w:val="bullet"/>
      <w:lvlText w:val="•"/>
      <w:lvlJc w:val="left"/>
      <w:pPr>
        <w:ind w:left="4500" w:hanging="293"/>
      </w:pPr>
      <w:rPr>
        <w:rFonts w:hint="default"/>
        <w:lang w:val="es-ES" w:eastAsia="en-US" w:bidi="ar-SA"/>
      </w:rPr>
    </w:lvl>
    <w:lvl w:ilvl="5" w:tplc="8B54830E">
      <w:numFmt w:val="bullet"/>
      <w:lvlText w:val="•"/>
      <w:lvlJc w:val="left"/>
      <w:pPr>
        <w:ind w:left="5430" w:hanging="293"/>
      </w:pPr>
      <w:rPr>
        <w:rFonts w:hint="default"/>
        <w:lang w:val="es-ES" w:eastAsia="en-US" w:bidi="ar-SA"/>
      </w:rPr>
    </w:lvl>
    <w:lvl w:ilvl="6" w:tplc="12861DDE">
      <w:numFmt w:val="bullet"/>
      <w:lvlText w:val="•"/>
      <w:lvlJc w:val="left"/>
      <w:pPr>
        <w:ind w:left="6360" w:hanging="293"/>
      </w:pPr>
      <w:rPr>
        <w:rFonts w:hint="default"/>
        <w:lang w:val="es-ES" w:eastAsia="en-US" w:bidi="ar-SA"/>
      </w:rPr>
    </w:lvl>
    <w:lvl w:ilvl="7" w:tplc="2F80ACB8">
      <w:numFmt w:val="bullet"/>
      <w:lvlText w:val="•"/>
      <w:lvlJc w:val="left"/>
      <w:pPr>
        <w:ind w:left="7290" w:hanging="293"/>
      </w:pPr>
      <w:rPr>
        <w:rFonts w:hint="default"/>
        <w:lang w:val="es-ES" w:eastAsia="en-US" w:bidi="ar-SA"/>
      </w:rPr>
    </w:lvl>
    <w:lvl w:ilvl="8" w:tplc="A27855DC">
      <w:numFmt w:val="bullet"/>
      <w:lvlText w:val="•"/>
      <w:lvlJc w:val="left"/>
      <w:pPr>
        <w:ind w:left="8220" w:hanging="293"/>
      </w:pPr>
      <w:rPr>
        <w:rFonts w:hint="default"/>
        <w:lang w:val="es-ES" w:eastAsia="en-US" w:bidi="ar-SA"/>
      </w:rPr>
    </w:lvl>
  </w:abstractNum>
  <w:abstractNum w:abstractNumId="4" w15:restartNumberingAfterBreak="0">
    <w:nsid w:val="0BEA510C"/>
    <w:multiLevelType w:val="multilevel"/>
    <w:tmpl w:val="DDEE7568"/>
    <w:lvl w:ilvl="0">
      <w:start w:val="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 w15:restartNumberingAfterBreak="0">
    <w:nsid w:val="0D856554"/>
    <w:multiLevelType w:val="hybridMultilevel"/>
    <w:tmpl w:val="F3D86E0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4D276FB"/>
    <w:multiLevelType w:val="hybridMultilevel"/>
    <w:tmpl w:val="8AC645F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95D3759"/>
    <w:multiLevelType w:val="multilevel"/>
    <w:tmpl w:val="29064798"/>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15:restartNumberingAfterBreak="0">
    <w:nsid w:val="1A3100EC"/>
    <w:multiLevelType w:val="multilevel"/>
    <w:tmpl w:val="2E48D29E"/>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1C53676"/>
    <w:multiLevelType w:val="hybridMultilevel"/>
    <w:tmpl w:val="1A22CA06"/>
    <w:lvl w:ilvl="0" w:tplc="080A0017">
      <w:start w:val="1"/>
      <w:numFmt w:val="lowerLetter"/>
      <w:lvlText w:val="%1)"/>
      <w:lvlJc w:val="left"/>
      <w:pPr>
        <w:ind w:left="720" w:hanging="360"/>
      </w:pPr>
    </w:lvl>
    <w:lvl w:ilvl="1" w:tplc="EE446302">
      <w:start w:val="1"/>
      <w:numFmt w:val="upperRoman"/>
      <w:lvlText w:val="%2)"/>
      <w:lvlJc w:val="left"/>
      <w:pPr>
        <w:ind w:left="1800" w:hanging="720"/>
      </w:pPr>
      <w:rPr>
        <w:rFonts w:eastAsiaTheme="minorHAnsi" w:cstheme="minorBidi" w:hint="default"/>
        <w:sz w:val="18"/>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31A6435"/>
    <w:multiLevelType w:val="multilevel"/>
    <w:tmpl w:val="09FA02C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5E04CAF"/>
    <w:multiLevelType w:val="hybridMultilevel"/>
    <w:tmpl w:val="C888BCD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5FE4A98"/>
    <w:multiLevelType w:val="multilevel"/>
    <w:tmpl w:val="CD941E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D20544E"/>
    <w:multiLevelType w:val="hybridMultilevel"/>
    <w:tmpl w:val="DCDA264E"/>
    <w:lvl w:ilvl="0" w:tplc="080A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EBE5912"/>
    <w:multiLevelType w:val="hybridMultilevel"/>
    <w:tmpl w:val="63A888D2"/>
    <w:lvl w:ilvl="0" w:tplc="08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45B4199"/>
    <w:multiLevelType w:val="multilevel"/>
    <w:tmpl w:val="854052E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3560634B"/>
    <w:multiLevelType w:val="multilevel"/>
    <w:tmpl w:val="E54AD4C0"/>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7" w15:restartNumberingAfterBreak="0">
    <w:nsid w:val="38DE4E8A"/>
    <w:multiLevelType w:val="multilevel"/>
    <w:tmpl w:val="7F06837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3D7D26FA"/>
    <w:multiLevelType w:val="hybridMultilevel"/>
    <w:tmpl w:val="EC58870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DC616C0"/>
    <w:multiLevelType w:val="hybridMultilevel"/>
    <w:tmpl w:val="33F809C4"/>
    <w:lvl w:ilvl="0" w:tplc="080A0017">
      <w:start w:val="1"/>
      <w:numFmt w:val="lowerLetter"/>
      <w:lvlText w:val="%1)"/>
      <w:lvlJc w:val="left"/>
      <w:pPr>
        <w:ind w:left="720" w:hanging="360"/>
      </w:pPr>
    </w:lvl>
    <w:lvl w:ilvl="1" w:tplc="0A18B724">
      <w:start w:val="1"/>
      <w:numFmt w:val="lowerLetter"/>
      <w:lvlText w:val="%2)"/>
      <w:lvlJc w:val="left"/>
      <w:pPr>
        <w:ind w:left="1440" w:hanging="360"/>
      </w:pPr>
      <w:rPr>
        <w:rFonts w:hint="default"/>
        <w:caps w:val="0"/>
        <w:strike w:val="0"/>
        <w:dstrike w:val="0"/>
        <w:shadow w:val="0"/>
        <w:emboss w:val="0"/>
        <w:imprint w:val="0"/>
        <w:vanish w:val="0"/>
        <w:color w:val="auto"/>
        <w:vertAlign w:val="baseline"/>
      </w:rPr>
    </w:lvl>
    <w:lvl w:ilvl="2" w:tplc="7336571C">
      <w:start w:val="1"/>
      <w:numFmt w:val="decimal"/>
      <w:lvlText w:val="%3."/>
      <w:lvlJc w:val="left"/>
      <w:pPr>
        <w:ind w:left="2340" w:hanging="360"/>
      </w:pPr>
      <w:rPr>
        <w:rFonts w:hint="default"/>
      </w:rPr>
    </w:lvl>
    <w:lvl w:ilvl="3" w:tplc="FB94F946">
      <w:start w:val="2"/>
      <w:numFmt w:val="decimal"/>
      <w:lvlText w:val="%4"/>
      <w:lvlJc w:val="left"/>
      <w:pPr>
        <w:ind w:left="2880" w:hanging="360"/>
      </w:pPr>
      <w:rPr>
        <w:rFonts w:hint="default"/>
      </w:r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E767B98"/>
    <w:multiLevelType w:val="multilevel"/>
    <w:tmpl w:val="A8CE726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 w15:restartNumberingAfterBreak="0">
    <w:nsid w:val="3FA02242"/>
    <w:multiLevelType w:val="multilevel"/>
    <w:tmpl w:val="D65C28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4D3F36E2"/>
    <w:multiLevelType w:val="multilevel"/>
    <w:tmpl w:val="9508C1B0"/>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EB8066D"/>
    <w:multiLevelType w:val="multilevel"/>
    <w:tmpl w:val="7CD0A406"/>
    <w:lvl w:ilvl="0">
      <w:start w:val="10"/>
      <w:numFmt w:val="decimal"/>
      <w:lvlText w:val="%1"/>
      <w:lvlJc w:val="left"/>
      <w:pPr>
        <w:ind w:left="660" w:hanging="660"/>
      </w:pPr>
      <w:rPr>
        <w:rFonts w:hint="default"/>
      </w:rPr>
    </w:lvl>
    <w:lvl w:ilvl="1">
      <w:start w:val="1"/>
      <w:numFmt w:val="decimal"/>
      <w:lvlText w:val="%1.%2"/>
      <w:lvlJc w:val="left"/>
      <w:pPr>
        <w:ind w:left="780" w:hanging="660"/>
      </w:pPr>
      <w:rPr>
        <w:rFonts w:hint="default"/>
      </w:rPr>
    </w:lvl>
    <w:lvl w:ilvl="2">
      <w:start w:val="7"/>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24" w15:restartNumberingAfterBreak="0">
    <w:nsid w:val="5EDD010C"/>
    <w:multiLevelType w:val="hybridMultilevel"/>
    <w:tmpl w:val="07188B90"/>
    <w:lvl w:ilvl="0" w:tplc="08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3F45FFF"/>
    <w:multiLevelType w:val="hybridMultilevel"/>
    <w:tmpl w:val="AA40F07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45C7B12"/>
    <w:multiLevelType w:val="multilevel"/>
    <w:tmpl w:val="5BFE908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663B3FDB"/>
    <w:multiLevelType w:val="multilevel"/>
    <w:tmpl w:val="EC168F8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8" w15:restartNumberingAfterBreak="0">
    <w:nsid w:val="6CF531B3"/>
    <w:multiLevelType w:val="hybridMultilevel"/>
    <w:tmpl w:val="D6145DB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E575175"/>
    <w:multiLevelType w:val="multilevel"/>
    <w:tmpl w:val="7DEC6920"/>
    <w:lvl w:ilvl="0">
      <w:start w:val="1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72533885"/>
    <w:multiLevelType w:val="hybridMultilevel"/>
    <w:tmpl w:val="5038043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6794616"/>
    <w:multiLevelType w:val="multilevel"/>
    <w:tmpl w:val="989617CC"/>
    <w:lvl w:ilvl="0">
      <w:start w:val="1"/>
      <w:numFmt w:val="decimal"/>
      <w:lvlText w:val="%1."/>
      <w:lvlJc w:val="left"/>
      <w:pPr>
        <w:ind w:left="3762" w:hanging="360"/>
      </w:pPr>
    </w:lvl>
    <w:lvl w:ilvl="1">
      <w:start w:val="1"/>
      <w:numFmt w:val="decimal"/>
      <w:lvlText w:val="%1.%2."/>
      <w:lvlJc w:val="left"/>
      <w:pPr>
        <w:ind w:left="6811" w:hanging="432"/>
      </w:pPr>
      <w:rPr>
        <w:b/>
        <w:bCs/>
      </w:rPr>
    </w:lvl>
    <w:lvl w:ilvl="2">
      <w:start w:val="1"/>
      <w:numFmt w:val="decimal"/>
      <w:lvlText w:val="%1.%2.%3."/>
      <w:lvlJc w:val="left"/>
      <w:pPr>
        <w:ind w:left="3622" w:hanging="504"/>
      </w:pPr>
      <w:rPr>
        <w:b/>
      </w:rPr>
    </w:lvl>
    <w:lvl w:ilvl="3">
      <w:start w:val="1"/>
      <w:numFmt w:val="decimal"/>
      <w:lvlText w:val="%1.%2.%3.%4."/>
      <w:lvlJc w:val="left"/>
      <w:pPr>
        <w:ind w:left="1073" w:hanging="648"/>
      </w:pPr>
    </w:lvl>
    <w:lvl w:ilvl="4">
      <w:start w:val="1"/>
      <w:numFmt w:val="decimal"/>
      <w:lvlText w:val="%1.%2.%3.%4.%5."/>
      <w:lvlJc w:val="left"/>
      <w:pPr>
        <w:ind w:left="8251" w:hanging="792"/>
      </w:pPr>
    </w:lvl>
    <w:lvl w:ilvl="5">
      <w:start w:val="1"/>
      <w:numFmt w:val="decimal"/>
      <w:lvlText w:val="%1.%2.%3.%4.%5.%6."/>
      <w:lvlJc w:val="left"/>
      <w:pPr>
        <w:ind w:left="8755" w:hanging="936"/>
      </w:pPr>
    </w:lvl>
    <w:lvl w:ilvl="6">
      <w:start w:val="1"/>
      <w:numFmt w:val="decimal"/>
      <w:lvlText w:val="%1.%2.%3.%4.%5.%6.%7."/>
      <w:lvlJc w:val="left"/>
      <w:pPr>
        <w:ind w:left="9259" w:hanging="1080"/>
      </w:pPr>
    </w:lvl>
    <w:lvl w:ilvl="7">
      <w:start w:val="1"/>
      <w:numFmt w:val="decimal"/>
      <w:lvlText w:val="%1.%2.%3.%4.%5.%6.%7.%8."/>
      <w:lvlJc w:val="left"/>
      <w:pPr>
        <w:ind w:left="9763" w:hanging="1224"/>
      </w:pPr>
    </w:lvl>
    <w:lvl w:ilvl="8">
      <w:start w:val="1"/>
      <w:numFmt w:val="decimal"/>
      <w:lvlText w:val="%1.%2.%3.%4.%5.%6.%7.%8.%9."/>
      <w:lvlJc w:val="left"/>
      <w:pPr>
        <w:ind w:left="10339" w:hanging="1440"/>
      </w:pPr>
    </w:lvl>
  </w:abstractNum>
  <w:abstractNum w:abstractNumId="32" w15:restartNumberingAfterBreak="0">
    <w:nsid w:val="76BB3433"/>
    <w:multiLevelType w:val="hybridMultilevel"/>
    <w:tmpl w:val="0FFA54A2"/>
    <w:lvl w:ilvl="0" w:tplc="08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750139B"/>
    <w:multiLevelType w:val="multilevel"/>
    <w:tmpl w:val="9D9014C0"/>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4" w15:restartNumberingAfterBreak="0">
    <w:nsid w:val="781D5409"/>
    <w:multiLevelType w:val="hybridMultilevel"/>
    <w:tmpl w:val="445AC27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7B6F1839"/>
    <w:multiLevelType w:val="hybridMultilevel"/>
    <w:tmpl w:val="01A44290"/>
    <w:lvl w:ilvl="0" w:tplc="080A001B">
      <w:start w:val="1"/>
      <w:numFmt w:val="lowerRoman"/>
      <w:lvlText w:val="%1."/>
      <w:lvlJc w:val="right"/>
      <w:pPr>
        <w:ind w:left="1429" w:hanging="360"/>
      </w:pPr>
    </w:lvl>
    <w:lvl w:ilvl="1" w:tplc="080A001B">
      <w:start w:val="1"/>
      <w:numFmt w:val="lowerRoman"/>
      <w:lvlText w:val="%2."/>
      <w:lvlJc w:val="righ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36" w15:restartNumberingAfterBreak="0">
    <w:nsid w:val="7E124ACA"/>
    <w:multiLevelType w:val="hybridMultilevel"/>
    <w:tmpl w:val="5CF0EDF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E1E2A67"/>
    <w:multiLevelType w:val="multilevel"/>
    <w:tmpl w:val="D3D6372A"/>
    <w:lvl w:ilvl="0">
      <w:start w:val="6"/>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55350241">
    <w:abstractNumId w:val="3"/>
  </w:num>
  <w:num w:numId="2" w16cid:durableId="172189230">
    <w:abstractNumId w:val="33"/>
  </w:num>
  <w:num w:numId="3" w16cid:durableId="1156722445">
    <w:abstractNumId w:val="20"/>
  </w:num>
  <w:num w:numId="4" w16cid:durableId="512695832">
    <w:abstractNumId w:val="27"/>
  </w:num>
  <w:num w:numId="5" w16cid:durableId="1319730555">
    <w:abstractNumId w:val="15"/>
  </w:num>
  <w:num w:numId="6" w16cid:durableId="399793398">
    <w:abstractNumId w:val="7"/>
  </w:num>
  <w:num w:numId="7" w16cid:durableId="161313114">
    <w:abstractNumId w:val="37"/>
  </w:num>
  <w:num w:numId="8" w16cid:durableId="2129161920">
    <w:abstractNumId w:val="16"/>
  </w:num>
  <w:num w:numId="9" w16cid:durableId="1736273520">
    <w:abstractNumId w:val="8"/>
  </w:num>
  <w:num w:numId="10" w16cid:durableId="623929355">
    <w:abstractNumId w:val="4"/>
  </w:num>
  <w:num w:numId="11" w16cid:durableId="35352918">
    <w:abstractNumId w:val="29"/>
  </w:num>
  <w:num w:numId="12" w16cid:durableId="796947518">
    <w:abstractNumId w:val="12"/>
  </w:num>
  <w:num w:numId="13" w16cid:durableId="1047952646">
    <w:abstractNumId w:val="2"/>
  </w:num>
  <w:num w:numId="14" w16cid:durableId="2008052799">
    <w:abstractNumId w:val="10"/>
  </w:num>
  <w:num w:numId="15" w16cid:durableId="1240821685">
    <w:abstractNumId w:val="17"/>
  </w:num>
  <w:num w:numId="16" w16cid:durableId="1595284340">
    <w:abstractNumId w:val="26"/>
  </w:num>
  <w:num w:numId="17" w16cid:durableId="1696807875">
    <w:abstractNumId w:val="22"/>
  </w:num>
  <w:num w:numId="18" w16cid:durableId="2061245683">
    <w:abstractNumId w:val="28"/>
  </w:num>
  <w:num w:numId="19" w16cid:durableId="1596553291">
    <w:abstractNumId w:val="34"/>
  </w:num>
  <w:num w:numId="20" w16cid:durableId="1130856201">
    <w:abstractNumId w:val="9"/>
  </w:num>
  <w:num w:numId="21" w16cid:durableId="447086939">
    <w:abstractNumId w:val="1"/>
  </w:num>
  <w:num w:numId="22" w16cid:durableId="456410184">
    <w:abstractNumId w:val="31"/>
  </w:num>
  <w:num w:numId="23" w16cid:durableId="2102797545">
    <w:abstractNumId w:val="19"/>
  </w:num>
  <w:num w:numId="24" w16cid:durableId="1739791585">
    <w:abstractNumId w:val="35"/>
  </w:num>
  <w:num w:numId="25" w16cid:durableId="334961127">
    <w:abstractNumId w:val="25"/>
  </w:num>
  <w:num w:numId="26" w16cid:durableId="438378138">
    <w:abstractNumId w:val="36"/>
  </w:num>
  <w:num w:numId="27" w16cid:durableId="140854376">
    <w:abstractNumId w:val="11"/>
  </w:num>
  <w:num w:numId="28" w16cid:durableId="34699054">
    <w:abstractNumId w:val="30"/>
  </w:num>
  <w:num w:numId="29" w16cid:durableId="533153870">
    <w:abstractNumId w:val="0"/>
  </w:num>
  <w:num w:numId="30" w16cid:durableId="1335760748">
    <w:abstractNumId w:val="14"/>
  </w:num>
  <w:num w:numId="31" w16cid:durableId="183329172">
    <w:abstractNumId w:val="32"/>
  </w:num>
  <w:num w:numId="32" w16cid:durableId="569342476">
    <w:abstractNumId w:val="24"/>
  </w:num>
  <w:num w:numId="33" w16cid:durableId="847409714">
    <w:abstractNumId w:val="13"/>
  </w:num>
  <w:num w:numId="34" w16cid:durableId="635991356">
    <w:abstractNumId w:val="23"/>
  </w:num>
  <w:num w:numId="35" w16cid:durableId="808328799">
    <w:abstractNumId w:val="18"/>
  </w:num>
  <w:num w:numId="36" w16cid:durableId="1300915599">
    <w:abstractNumId w:val="21"/>
  </w:num>
  <w:num w:numId="37" w16cid:durableId="1279410673">
    <w:abstractNumId w:val="5"/>
  </w:num>
  <w:num w:numId="38" w16cid:durableId="1265192574">
    <w:abstractNumId w:val="6"/>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LVADOR EMILIO CERON DOMINGUEZ">
    <w15:presenceInfo w15:providerId="AD" w15:userId="S::sceron.comecyt@edomex.gob.mx::a753c43a-9ce4-4610-8831-7618212fa2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B83"/>
    <w:rsid w:val="00004398"/>
    <w:rsid w:val="00006298"/>
    <w:rsid w:val="00011E7D"/>
    <w:rsid w:val="0001538C"/>
    <w:rsid w:val="000163D6"/>
    <w:rsid w:val="00020A6B"/>
    <w:rsid w:val="000563AF"/>
    <w:rsid w:val="00057B76"/>
    <w:rsid w:val="00062370"/>
    <w:rsid w:val="000627AB"/>
    <w:rsid w:val="0007565C"/>
    <w:rsid w:val="00080F87"/>
    <w:rsid w:val="00086D2F"/>
    <w:rsid w:val="000C0D1F"/>
    <w:rsid w:val="00102734"/>
    <w:rsid w:val="00114F26"/>
    <w:rsid w:val="00135AC6"/>
    <w:rsid w:val="0014455B"/>
    <w:rsid w:val="0016226E"/>
    <w:rsid w:val="00180B6D"/>
    <w:rsid w:val="0019252B"/>
    <w:rsid w:val="001A3E14"/>
    <w:rsid w:val="001A40A5"/>
    <w:rsid w:val="001A71AB"/>
    <w:rsid w:val="001B2984"/>
    <w:rsid w:val="001B64E9"/>
    <w:rsid w:val="001B788E"/>
    <w:rsid w:val="001B7FEB"/>
    <w:rsid w:val="001F074E"/>
    <w:rsid w:val="00203235"/>
    <w:rsid w:val="00235C06"/>
    <w:rsid w:val="0024322A"/>
    <w:rsid w:val="00256984"/>
    <w:rsid w:val="00267972"/>
    <w:rsid w:val="00283511"/>
    <w:rsid w:val="002A0212"/>
    <w:rsid w:val="002A1E45"/>
    <w:rsid w:val="002A3AB8"/>
    <w:rsid w:val="002A7AE0"/>
    <w:rsid w:val="002B6336"/>
    <w:rsid w:val="002E777C"/>
    <w:rsid w:val="00307DEB"/>
    <w:rsid w:val="00321C50"/>
    <w:rsid w:val="0035030C"/>
    <w:rsid w:val="00352BB6"/>
    <w:rsid w:val="00392606"/>
    <w:rsid w:val="003A3CB3"/>
    <w:rsid w:val="003D0A64"/>
    <w:rsid w:val="003E1398"/>
    <w:rsid w:val="003E310E"/>
    <w:rsid w:val="003F2084"/>
    <w:rsid w:val="003F2920"/>
    <w:rsid w:val="003F61B3"/>
    <w:rsid w:val="00403A12"/>
    <w:rsid w:val="00407CC2"/>
    <w:rsid w:val="00412698"/>
    <w:rsid w:val="00423E1A"/>
    <w:rsid w:val="00433F23"/>
    <w:rsid w:val="00436D47"/>
    <w:rsid w:val="00441659"/>
    <w:rsid w:val="00442A20"/>
    <w:rsid w:val="0045156C"/>
    <w:rsid w:val="00493615"/>
    <w:rsid w:val="0049455B"/>
    <w:rsid w:val="004A05F9"/>
    <w:rsid w:val="004B22EC"/>
    <w:rsid w:val="004B467C"/>
    <w:rsid w:val="004D74C7"/>
    <w:rsid w:val="004E5B4A"/>
    <w:rsid w:val="004F00C3"/>
    <w:rsid w:val="0050633D"/>
    <w:rsid w:val="00520244"/>
    <w:rsid w:val="005324CD"/>
    <w:rsid w:val="0054136B"/>
    <w:rsid w:val="00544F6B"/>
    <w:rsid w:val="005465C9"/>
    <w:rsid w:val="00554014"/>
    <w:rsid w:val="00570CC7"/>
    <w:rsid w:val="00571CA6"/>
    <w:rsid w:val="00591228"/>
    <w:rsid w:val="00597C2B"/>
    <w:rsid w:val="005A010A"/>
    <w:rsid w:val="005A6E99"/>
    <w:rsid w:val="005B0ECF"/>
    <w:rsid w:val="005C0143"/>
    <w:rsid w:val="005D012C"/>
    <w:rsid w:val="005D073F"/>
    <w:rsid w:val="005D21B8"/>
    <w:rsid w:val="005E74D5"/>
    <w:rsid w:val="005E7BE1"/>
    <w:rsid w:val="005F5812"/>
    <w:rsid w:val="00634821"/>
    <w:rsid w:val="006467FA"/>
    <w:rsid w:val="00656E2B"/>
    <w:rsid w:val="0066047C"/>
    <w:rsid w:val="006633F5"/>
    <w:rsid w:val="00670FF9"/>
    <w:rsid w:val="006D6285"/>
    <w:rsid w:val="006E09D7"/>
    <w:rsid w:val="006E1EF5"/>
    <w:rsid w:val="006F507B"/>
    <w:rsid w:val="00702D65"/>
    <w:rsid w:val="007059A5"/>
    <w:rsid w:val="00713CE8"/>
    <w:rsid w:val="00715609"/>
    <w:rsid w:val="007437C7"/>
    <w:rsid w:val="00750286"/>
    <w:rsid w:val="00765EBE"/>
    <w:rsid w:val="0076667B"/>
    <w:rsid w:val="00770889"/>
    <w:rsid w:val="00771002"/>
    <w:rsid w:val="0077193F"/>
    <w:rsid w:val="007740F9"/>
    <w:rsid w:val="007B6BEA"/>
    <w:rsid w:val="007D13F7"/>
    <w:rsid w:val="007D6844"/>
    <w:rsid w:val="007E344A"/>
    <w:rsid w:val="007E4C9A"/>
    <w:rsid w:val="007F1FC7"/>
    <w:rsid w:val="0080225B"/>
    <w:rsid w:val="008057DA"/>
    <w:rsid w:val="00813840"/>
    <w:rsid w:val="008164B4"/>
    <w:rsid w:val="00817EF8"/>
    <w:rsid w:val="008245FE"/>
    <w:rsid w:val="008265EC"/>
    <w:rsid w:val="00851A18"/>
    <w:rsid w:val="00855959"/>
    <w:rsid w:val="00860E86"/>
    <w:rsid w:val="00861472"/>
    <w:rsid w:val="008862C1"/>
    <w:rsid w:val="008A0E61"/>
    <w:rsid w:val="008A7132"/>
    <w:rsid w:val="008A7A05"/>
    <w:rsid w:val="008B48C9"/>
    <w:rsid w:val="008D5109"/>
    <w:rsid w:val="008E386E"/>
    <w:rsid w:val="00904D37"/>
    <w:rsid w:val="00920D98"/>
    <w:rsid w:val="00935576"/>
    <w:rsid w:val="009358F7"/>
    <w:rsid w:val="00944821"/>
    <w:rsid w:val="00945FB9"/>
    <w:rsid w:val="0095566A"/>
    <w:rsid w:val="0095722D"/>
    <w:rsid w:val="00962763"/>
    <w:rsid w:val="0096317D"/>
    <w:rsid w:val="00963D61"/>
    <w:rsid w:val="009809C8"/>
    <w:rsid w:val="00986422"/>
    <w:rsid w:val="00990A46"/>
    <w:rsid w:val="009B62C8"/>
    <w:rsid w:val="009D1210"/>
    <w:rsid w:val="009D2B83"/>
    <w:rsid w:val="00A0296D"/>
    <w:rsid w:val="00A113B2"/>
    <w:rsid w:val="00A22D2B"/>
    <w:rsid w:val="00A30ABD"/>
    <w:rsid w:val="00A45E0E"/>
    <w:rsid w:val="00A703B2"/>
    <w:rsid w:val="00A7312F"/>
    <w:rsid w:val="00A75044"/>
    <w:rsid w:val="00A81F2D"/>
    <w:rsid w:val="00A87BBA"/>
    <w:rsid w:val="00AC75F5"/>
    <w:rsid w:val="00AE064E"/>
    <w:rsid w:val="00AE1403"/>
    <w:rsid w:val="00AE4EFE"/>
    <w:rsid w:val="00B02F1B"/>
    <w:rsid w:val="00B12FD2"/>
    <w:rsid w:val="00B477DF"/>
    <w:rsid w:val="00B87FBC"/>
    <w:rsid w:val="00BA38C4"/>
    <w:rsid w:val="00BA593E"/>
    <w:rsid w:val="00BC17B9"/>
    <w:rsid w:val="00BC53E9"/>
    <w:rsid w:val="00BC6CCE"/>
    <w:rsid w:val="00BE1D7B"/>
    <w:rsid w:val="00C14D6A"/>
    <w:rsid w:val="00C175F7"/>
    <w:rsid w:val="00C23F32"/>
    <w:rsid w:val="00C47207"/>
    <w:rsid w:val="00C62704"/>
    <w:rsid w:val="00C9225F"/>
    <w:rsid w:val="00C95044"/>
    <w:rsid w:val="00C95F69"/>
    <w:rsid w:val="00CA7AA1"/>
    <w:rsid w:val="00CB2426"/>
    <w:rsid w:val="00CB640B"/>
    <w:rsid w:val="00CC018A"/>
    <w:rsid w:val="00CD1AA8"/>
    <w:rsid w:val="00CE0F0E"/>
    <w:rsid w:val="00CE1DDA"/>
    <w:rsid w:val="00CE3685"/>
    <w:rsid w:val="00D05CF5"/>
    <w:rsid w:val="00D07018"/>
    <w:rsid w:val="00D1592A"/>
    <w:rsid w:val="00D212E1"/>
    <w:rsid w:val="00D4489D"/>
    <w:rsid w:val="00D76FCD"/>
    <w:rsid w:val="00D770BA"/>
    <w:rsid w:val="00DA6EE0"/>
    <w:rsid w:val="00DC3689"/>
    <w:rsid w:val="00DD3978"/>
    <w:rsid w:val="00E01ECC"/>
    <w:rsid w:val="00E0285E"/>
    <w:rsid w:val="00E21541"/>
    <w:rsid w:val="00E26FCE"/>
    <w:rsid w:val="00E27931"/>
    <w:rsid w:val="00E512FB"/>
    <w:rsid w:val="00E67B9D"/>
    <w:rsid w:val="00E85E31"/>
    <w:rsid w:val="00E9013F"/>
    <w:rsid w:val="00E946C5"/>
    <w:rsid w:val="00E96E45"/>
    <w:rsid w:val="00EA04DC"/>
    <w:rsid w:val="00EA0B56"/>
    <w:rsid w:val="00EA22A1"/>
    <w:rsid w:val="00EA42A8"/>
    <w:rsid w:val="00EB083D"/>
    <w:rsid w:val="00EB12E5"/>
    <w:rsid w:val="00EC5EE4"/>
    <w:rsid w:val="00EE0332"/>
    <w:rsid w:val="00EE6702"/>
    <w:rsid w:val="00EE6D7C"/>
    <w:rsid w:val="00F00743"/>
    <w:rsid w:val="00F01BB3"/>
    <w:rsid w:val="00F029B8"/>
    <w:rsid w:val="00F25EDE"/>
    <w:rsid w:val="00F40114"/>
    <w:rsid w:val="00F44A7F"/>
    <w:rsid w:val="00F50EFC"/>
    <w:rsid w:val="00F707CB"/>
    <w:rsid w:val="00F8704D"/>
    <w:rsid w:val="00F94888"/>
    <w:rsid w:val="00F95812"/>
    <w:rsid w:val="00FA01EB"/>
    <w:rsid w:val="00FA029B"/>
    <w:rsid w:val="00FA4ED9"/>
    <w:rsid w:val="00FE03AD"/>
    <w:rsid w:val="00FF09DC"/>
    <w:rsid w:val="76F816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F9062"/>
  <w15:chartTrackingRefBased/>
  <w15:docId w15:val="{322F4B15-B42B-3C43-8FFC-D3AA3AD87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30C"/>
  </w:style>
  <w:style w:type="paragraph" w:styleId="Ttulo1">
    <w:name w:val="heading 1"/>
    <w:basedOn w:val="Normal"/>
    <w:link w:val="Ttulo1Car"/>
    <w:uiPriority w:val="9"/>
    <w:qFormat/>
    <w:rsid w:val="00307DEB"/>
    <w:pPr>
      <w:widowControl w:val="0"/>
      <w:autoSpaceDE w:val="0"/>
      <w:autoSpaceDN w:val="0"/>
      <w:ind w:left="598" w:hanging="546"/>
      <w:outlineLvl w:val="0"/>
    </w:pPr>
    <w:rPr>
      <w:rFonts w:ascii="Arial" w:eastAsia="Arial" w:hAnsi="Arial" w:cs="Arial"/>
      <w:b/>
      <w:bCs/>
      <w:sz w:val="18"/>
      <w:szCs w:val="18"/>
      <w:lang w:val="es-ES"/>
    </w:rPr>
  </w:style>
  <w:style w:type="paragraph" w:styleId="Ttulo2">
    <w:name w:val="heading 2"/>
    <w:basedOn w:val="Normal"/>
    <w:link w:val="Ttulo2Car"/>
    <w:uiPriority w:val="9"/>
    <w:unhideWhenUsed/>
    <w:qFormat/>
    <w:rsid w:val="00C14D6A"/>
    <w:pPr>
      <w:widowControl w:val="0"/>
      <w:autoSpaceDE w:val="0"/>
      <w:autoSpaceDN w:val="0"/>
      <w:ind w:left="841" w:hanging="709"/>
      <w:outlineLvl w:val="1"/>
    </w:pPr>
    <w:rPr>
      <w:rFonts w:ascii="Arial" w:eastAsia="Arial" w:hAnsi="Arial" w:cs="Arial"/>
      <w:b/>
      <w:bCs/>
      <w:sz w:val="18"/>
      <w:szCs w:val="18"/>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7DEB"/>
    <w:rPr>
      <w:rFonts w:ascii="Arial" w:eastAsia="Arial" w:hAnsi="Arial" w:cs="Arial"/>
      <w:b/>
      <w:bCs/>
      <w:sz w:val="18"/>
      <w:szCs w:val="18"/>
      <w:lang w:val="es-ES"/>
    </w:rPr>
  </w:style>
  <w:style w:type="character" w:customStyle="1" w:styleId="Ttulo2Car">
    <w:name w:val="Título 2 Car"/>
    <w:basedOn w:val="Fuentedeprrafopredeter"/>
    <w:link w:val="Ttulo2"/>
    <w:uiPriority w:val="9"/>
    <w:rsid w:val="00C14D6A"/>
    <w:rPr>
      <w:rFonts w:ascii="Arial" w:eastAsia="Arial" w:hAnsi="Arial" w:cs="Arial"/>
      <w:b/>
      <w:bCs/>
      <w:sz w:val="18"/>
      <w:szCs w:val="18"/>
      <w:lang w:val="es-ES"/>
    </w:rPr>
  </w:style>
  <w:style w:type="paragraph" w:styleId="Encabezado">
    <w:name w:val="header"/>
    <w:basedOn w:val="Normal"/>
    <w:link w:val="EncabezadoCar"/>
    <w:uiPriority w:val="99"/>
    <w:unhideWhenUsed/>
    <w:rsid w:val="009D2B83"/>
    <w:pPr>
      <w:tabs>
        <w:tab w:val="center" w:pos="4419"/>
        <w:tab w:val="right" w:pos="8838"/>
      </w:tabs>
    </w:pPr>
  </w:style>
  <w:style w:type="character" w:customStyle="1" w:styleId="EncabezadoCar">
    <w:name w:val="Encabezado Car"/>
    <w:basedOn w:val="Fuentedeprrafopredeter"/>
    <w:link w:val="Encabezado"/>
    <w:uiPriority w:val="99"/>
    <w:rsid w:val="009D2B83"/>
  </w:style>
  <w:style w:type="paragraph" w:styleId="Piedepgina">
    <w:name w:val="footer"/>
    <w:basedOn w:val="Normal"/>
    <w:link w:val="PiedepginaCar"/>
    <w:uiPriority w:val="99"/>
    <w:unhideWhenUsed/>
    <w:rsid w:val="009D2B83"/>
    <w:pPr>
      <w:tabs>
        <w:tab w:val="center" w:pos="4419"/>
        <w:tab w:val="right" w:pos="8838"/>
      </w:tabs>
    </w:pPr>
  </w:style>
  <w:style w:type="character" w:customStyle="1" w:styleId="PiedepginaCar">
    <w:name w:val="Pie de página Car"/>
    <w:basedOn w:val="Fuentedeprrafopredeter"/>
    <w:link w:val="Piedepgina"/>
    <w:uiPriority w:val="99"/>
    <w:rsid w:val="009D2B83"/>
  </w:style>
  <w:style w:type="paragraph" w:styleId="Subttulo">
    <w:name w:val="Subtitle"/>
    <w:basedOn w:val="Normal"/>
    <w:next w:val="Normal"/>
    <w:link w:val="SubttuloCar"/>
    <w:uiPriority w:val="11"/>
    <w:qFormat/>
    <w:rsid w:val="00945FB9"/>
    <w:pPr>
      <w:numPr>
        <w:ilvl w:val="1"/>
      </w:numPr>
      <w:spacing w:after="160"/>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945FB9"/>
    <w:rPr>
      <w:rFonts w:eastAsiaTheme="minorEastAsia"/>
      <w:color w:val="5A5A5A" w:themeColor="text1" w:themeTint="A5"/>
      <w:spacing w:val="15"/>
      <w:sz w:val="22"/>
      <w:szCs w:val="22"/>
    </w:rPr>
  </w:style>
  <w:style w:type="paragraph" w:styleId="NormalWeb">
    <w:name w:val="Normal (Web)"/>
    <w:basedOn w:val="Normal"/>
    <w:uiPriority w:val="99"/>
    <w:semiHidden/>
    <w:unhideWhenUsed/>
    <w:rsid w:val="00D76FCD"/>
    <w:pPr>
      <w:spacing w:before="100" w:beforeAutospacing="1" w:after="100" w:afterAutospacing="1"/>
    </w:pPr>
    <w:rPr>
      <w:rFonts w:ascii="Times New Roman" w:eastAsia="Times New Roman" w:hAnsi="Times New Roman" w:cs="Times New Roman"/>
      <w:lang w:eastAsia="es-MX"/>
    </w:rPr>
  </w:style>
  <w:style w:type="character" w:styleId="Textoennegrita">
    <w:name w:val="Strong"/>
    <w:basedOn w:val="Fuentedeprrafopredeter"/>
    <w:uiPriority w:val="22"/>
    <w:qFormat/>
    <w:rsid w:val="00D76FCD"/>
    <w:rPr>
      <w:b/>
      <w:bCs/>
    </w:rPr>
  </w:style>
  <w:style w:type="character" w:styleId="nfasis">
    <w:name w:val="Emphasis"/>
    <w:basedOn w:val="Fuentedeprrafopredeter"/>
    <w:uiPriority w:val="20"/>
    <w:qFormat/>
    <w:rsid w:val="00D76FCD"/>
    <w:rPr>
      <w:i/>
      <w:iCs/>
    </w:rPr>
  </w:style>
  <w:style w:type="paragraph" w:styleId="Textodeglobo">
    <w:name w:val="Balloon Text"/>
    <w:basedOn w:val="Normal"/>
    <w:link w:val="TextodegloboCar"/>
    <w:uiPriority w:val="99"/>
    <w:semiHidden/>
    <w:unhideWhenUsed/>
    <w:rsid w:val="004A05F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A05F9"/>
    <w:rPr>
      <w:rFonts w:ascii="Segoe UI" w:hAnsi="Segoe UI" w:cs="Segoe UI"/>
      <w:sz w:val="18"/>
      <w:szCs w:val="18"/>
    </w:rPr>
  </w:style>
  <w:style w:type="table" w:styleId="Tablaconcuadrcula">
    <w:name w:val="Table Grid"/>
    <w:basedOn w:val="Tablanormal"/>
    <w:uiPriority w:val="39"/>
    <w:rsid w:val="00713CE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Lista bullets,lp1,List Paragraph1,viñetas,4 Párrafo de lista,Figuras,Dot pt,No Spacing1,List Paragraph Char Char Char,Indicator Text,Numbered Para 1,DH1,Colorful List - Accent 11,Bullet 1,F5 List Paragraph,Bullet Points,List Paragraph,3"/>
    <w:basedOn w:val="Normal"/>
    <w:link w:val="PrrafodelistaCar"/>
    <w:uiPriority w:val="1"/>
    <w:qFormat/>
    <w:rsid w:val="00C23F32"/>
    <w:pPr>
      <w:ind w:left="720"/>
      <w:contextualSpacing/>
    </w:pPr>
  </w:style>
  <w:style w:type="character" w:customStyle="1" w:styleId="PrrafodelistaCar">
    <w:name w:val="Párrafo de lista Car"/>
    <w:aliases w:val="Lista bullets Car,lp1 Car,List Paragraph1 Car,viñetas Car,4 Párrafo de lista Car,Figuras Car,Dot pt Car,No Spacing1 Car,List Paragraph Char Char Char Car,Indicator Text Car,Numbered Para 1 Car,DH1 Car,Colorful List - Accent 11 Car"/>
    <w:link w:val="Prrafodelista"/>
    <w:uiPriority w:val="1"/>
    <w:qFormat/>
    <w:locked/>
    <w:rsid w:val="00307DEB"/>
  </w:style>
  <w:style w:type="table" w:customStyle="1" w:styleId="TableNormal">
    <w:name w:val="Table Normal"/>
    <w:uiPriority w:val="2"/>
    <w:semiHidden/>
    <w:unhideWhenUsed/>
    <w:qFormat/>
    <w:rsid w:val="00307DEB"/>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307DEB"/>
    <w:pPr>
      <w:widowControl w:val="0"/>
      <w:autoSpaceDE w:val="0"/>
      <w:autoSpaceDN w:val="0"/>
      <w:ind w:left="52"/>
    </w:pPr>
    <w:rPr>
      <w:rFonts w:ascii="Arial MT" w:eastAsia="Arial MT" w:hAnsi="Arial MT" w:cs="Arial MT"/>
      <w:sz w:val="18"/>
      <w:szCs w:val="18"/>
      <w:lang w:val="es-ES"/>
    </w:rPr>
  </w:style>
  <w:style w:type="character" w:customStyle="1" w:styleId="TextoindependienteCar">
    <w:name w:val="Texto independiente Car"/>
    <w:basedOn w:val="Fuentedeprrafopredeter"/>
    <w:link w:val="Textoindependiente"/>
    <w:uiPriority w:val="1"/>
    <w:rsid w:val="00307DEB"/>
    <w:rPr>
      <w:rFonts w:ascii="Arial MT" w:eastAsia="Arial MT" w:hAnsi="Arial MT" w:cs="Arial MT"/>
      <w:sz w:val="18"/>
      <w:szCs w:val="18"/>
      <w:lang w:val="es-ES"/>
    </w:rPr>
  </w:style>
  <w:style w:type="paragraph" w:styleId="Ttulo">
    <w:name w:val="Title"/>
    <w:basedOn w:val="Normal"/>
    <w:link w:val="TtuloCar"/>
    <w:uiPriority w:val="10"/>
    <w:qFormat/>
    <w:rsid w:val="00307DEB"/>
    <w:pPr>
      <w:widowControl w:val="0"/>
      <w:autoSpaceDE w:val="0"/>
      <w:autoSpaceDN w:val="0"/>
      <w:spacing w:before="84"/>
      <w:ind w:right="4"/>
      <w:jc w:val="center"/>
    </w:pPr>
    <w:rPr>
      <w:rFonts w:ascii="Arial" w:eastAsia="Arial" w:hAnsi="Arial" w:cs="Arial"/>
      <w:b/>
      <w:bCs/>
      <w:sz w:val="20"/>
      <w:szCs w:val="20"/>
      <w:lang w:val="es-ES"/>
    </w:rPr>
  </w:style>
  <w:style w:type="character" w:customStyle="1" w:styleId="TtuloCar">
    <w:name w:val="Título Car"/>
    <w:basedOn w:val="Fuentedeprrafopredeter"/>
    <w:link w:val="Ttulo"/>
    <w:uiPriority w:val="10"/>
    <w:rsid w:val="00307DEB"/>
    <w:rPr>
      <w:rFonts w:ascii="Arial" w:eastAsia="Arial" w:hAnsi="Arial" w:cs="Arial"/>
      <w:b/>
      <w:bCs/>
      <w:sz w:val="20"/>
      <w:szCs w:val="20"/>
      <w:lang w:val="es-ES"/>
    </w:rPr>
  </w:style>
  <w:style w:type="paragraph" w:customStyle="1" w:styleId="TableParagraph">
    <w:name w:val="Table Paragraph"/>
    <w:basedOn w:val="Normal"/>
    <w:uiPriority w:val="1"/>
    <w:qFormat/>
    <w:rsid w:val="00307DEB"/>
    <w:pPr>
      <w:widowControl w:val="0"/>
      <w:autoSpaceDE w:val="0"/>
      <w:autoSpaceDN w:val="0"/>
    </w:pPr>
    <w:rPr>
      <w:rFonts w:ascii="Arial MT" w:eastAsia="Arial MT" w:hAnsi="Arial MT" w:cs="Arial MT"/>
      <w:sz w:val="22"/>
      <w:szCs w:val="22"/>
      <w:lang w:val="es-ES"/>
    </w:rPr>
  </w:style>
  <w:style w:type="paragraph" w:styleId="Revisin">
    <w:name w:val="Revision"/>
    <w:hidden/>
    <w:uiPriority w:val="99"/>
    <w:semiHidden/>
    <w:rsid w:val="00307DEB"/>
    <w:rPr>
      <w:rFonts w:ascii="Arial MT" w:eastAsia="Arial MT" w:hAnsi="Arial MT" w:cs="Arial MT"/>
      <w:sz w:val="22"/>
      <w:szCs w:val="22"/>
      <w:lang w:val="es-ES"/>
    </w:rPr>
  </w:style>
  <w:style w:type="paragraph" w:customStyle="1" w:styleId="paragraph">
    <w:name w:val="paragraph"/>
    <w:basedOn w:val="Normal"/>
    <w:rsid w:val="00307DEB"/>
    <w:pPr>
      <w:spacing w:before="100" w:beforeAutospacing="1" w:after="100" w:afterAutospacing="1"/>
    </w:pPr>
    <w:rPr>
      <w:rFonts w:ascii="Times New Roman" w:eastAsia="Times New Roman" w:hAnsi="Times New Roman" w:cs="Times New Roman"/>
      <w:lang w:eastAsia="es-MX"/>
    </w:rPr>
  </w:style>
  <w:style w:type="character" w:customStyle="1" w:styleId="normaltextrun">
    <w:name w:val="normaltextrun"/>
    <w:basedOn w:val="Fuentedeprrafopredeter"/>
    <w:rsid w:val="00307DEB"/>
  </w:style>
  <w:style w:type="character" w:customStyle="1" w:styleId="eop">
    <w:name w:val="eop"/>
    <w:basedOn w:val="Fuentedeprrafopredeter"/>
    <w:rsid w:val="00307DEB"/>
  </w:style>
  <w:style w:type="character" w:styleId="Hipervnculo">
    <w:name w:val="Hyperlink"/>
    <w:basedOn w:val="Fuentedeprrafopredeter"/>
    <w:uiPriority w:val="99"/>
    <w:unhideWhenUsed/>
    <w:rsid w:val="00307DEB"/>
    <w:rPr>
      <w:color w:val="0000FF"/>
      <w:u w:val="single"/>
    </w:rPr>
  </w:style>
  <w:style w:type="character" w:styleId="Refdecomentario">
    <w:name w:val="annotation reference"/>
    <w:basedOn w:val="Fuentedeprrafopredeter"/>
    <w:uiPriority w:val="99"/>
    <w:semiHidden/>
    <w:unhideWhenUsed/>
    <w:rsid w:val="00307DEB"/>
    <w:rPr>
      <w:sz w:val="16"/>
      <w:szCs w:val="16"/>
    </w:rPr>
  </w:style>
  <w:style w:type="paragraph" w:styleId="Textocomentario">
    <w:name w:val="annotation text"/>
    <w:basedOn w:val="Normal"/>
    <w:link w:val="TextocomentarioCar"/>
    <w:uiPriority w:val="99"/>
    <w:unhideWhenUsed/>
    <w:qFormat/>
    <w:rsid w:val="00307DEB"/>
    <w:pPr>
      <w:widowControl w:val="0"/>
      <w:autoSpaceDE w:val="0"/>
      <w:autoSpaceDN w:val="0"/>
    </w:pPr>
    <w:rPr>
      <w:rFonts w:ascii="Arial MT" w:eastAsia="Arial MT" w:hAnsi="Arial MT" w:cs="Arial MT"/>
      <w:sz w:val="20"/>
      <w:szCs w:val="20"/>
      <w:lang w:val="es-ES"/>
    </w:rPr>
  </w:style>
  <w:style w:type="character" w:customStyle="1" w:styleId="TextocomentarioCar">
    <w:name w:val="Texto comentario Car"/>
    <w:basedOn w:val="Fuentedeprrafopredeter"/>
    <w:link w:val="Textocomentario"/>
    <w:uiPriority w:val="99"/>
    <w:rsid w:val="00307DEB"/>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307DEB"/>
    <w:rPr>
      <w:b/>
      <w:bCs/>
    </w:rPr>
  </w:style>
  <w:style w:type="character" w:customStyle="1" w:styleId="AsuntodelcomentarioCar">
    <w:name w:val="Asunto del comentario Car"/>
    <w:basedOn w:val="TextocomentarioCar"/>
    <w:link w:val="Asuntodelcomentario"/>
    <w:uiPriority w:val="99"/>
    <w:semiHidden/>
    <w:rsid w:val="00307DEB"/>
    <w:rPr>
      <w:rFonts w:ascii="Arial MT" w:eastAsia="Arial MT" w:hAnsi="Arial MT" w:cs="Arial MT"/>
      <w:b/>
      <w:bCs/>
      <w:sz w:val="20"/>
      <w:szCs w:val="20"/>
      <w:lang w:val="es-ES"/>
    </w:rPr>
  </w:style>
  <w:style w:type="character" w:customStyle="1" w:styleId="ng-star-inserted">
    <w:name w:val="ng-star-inserted"/>
    <w:basedOn w:val="Fuentedeprrafopredeter"/>
    <w:rsid w:val="00307DEB"/>
  </w:style>
  <w:style w:type="paragraph" w:styleId="Textoindependiente3">
    <w:name w:val="Body Text 3"/>
    <w:basedOn w:val="Normal"/>
    <w:link w:val="Textoindependiente3Car"/>
    <w:qFormat/>
    <w:rsid w:val="00C14D6A"/>
    <w:pPr>
      <w:jc w:val="both"/>
    </w:pPr>
    <w:rPr>
      <w:rFonts w:ascii="Arial" w:eastAsia="Times New Roman" w:hAnsi="Arial" w:cs="Times New Roman"/>
      <w:sz w:val="20"/>
      <w:lang w:eastAsia="es-ES"/>
    </w:rPr>
  </w:style>
  <w:style w:type="character" w:customStyle="1" w:styleId="Textoindependiente3Car">
    <w:name w:val="Texto independiente 3 Car"/>
    <w:basedOn w:val="Fuentedeprrafopredeter"/>
    <w:link w:val="Textoindependiente3"/>
    <w:qFormat/>
    <w:rsid w:val="00C14D6A"/>
    <w:rPr>
      <w:rFonts w:ascii="Arial" w:eastAsia="Times New Roman" w:hAnsi="Arial" w:cs="Times New Roman"/>
      <w:sz w:val="20"/>
      <w:lang w:eastAsia="es-ES"/>
    </w:rPr>
  </w:style>
  <w:style w:type="paragraph" w:styleId="Sinespaciado">
    <w:name w:val="No Spacing"/>
    <w:uiPriority w:val="1"/>
    <w:qFormat/>
    <w:rsid w:val="00C14D6A"/>
    <w:rPr>
      <w:rFonts w:ascii="Calibri" w:eastAsia="Times New Roman" w:hAnsi="Calibri" w:cs="Times New Roman"/>
      <w:sz w:val="22"/>
      <w:szCs w:val="22"/>
      <w:lang w:eastAsia="es-MX"/>
    </w:rPr>
  </w:style>
  <w:style w:type="paragraph" w:customStyle="1" w:styleId="Default">
    <w:name w:val="Default"/>
    <w:rsid w:val="00C14D6A"/>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363671">
      <w:bodyDiv w:val="1"/>
      <w:marLeft w:val="0"/>
      <w:marRight w:val="0"/>
      <w:marTop w:val="0"/>
      <w:marBottom w:val="0"/>
      <w:divBdr>
        <w:top w:val="none" w:sz="0" w:space="0" w:color="auto"/>
        <w:left w:val="none" w:sz="0" w:space="0" w:color="auto"/>
        <w:bottom w:val="none" w:sz="0" w:space="0" w:color="auto"/>
        <w:right w:val="none" w:sz="0" w:space="0" w:color="auto"/>
      </w:divBdr>
    </w:div>
    <w:div w:id="871452553">
      <w:bodyDiv w:val="1"/>
      <w:marLeft w:val="0"/>
      <w:marRight w:val="0"/>
      <w:marTop w:val="0"/>
      <w:marBottom w:val="0"/>
      <w:divBdr>
        <w:top w:val="none" w:sz="0" w:space="0" w:color="auto"/>
        <w:left w:val="none" w:sz="0" w:space="0" w:color="auto"/>
        <w:bottom w:val="none" w:sz="0" w:space="0" w:color="auto"/>
        <w:right w:val="none" w:sz="0" w:space="0" w:color="auto"/>
      </w:divBdr>
    </w:div>
    <w:div w:id="1270357081">
      <w:bodyDiv w:val="1"/>
      <w:marLeft w:val="0"/>
      <w:marRight w:val="0"/>
      <w:marTop w:val="0"/>
      <w:marBottom w:val="0"/>
      <w:divBdr>
        <w:top w:val="none" w:sz="0" w:space="0" w:color="auto"/>
        <w:left w:val="none" w:sz="0" w:space="0" w:color="auto"/>
        <w:bottom w:val="none" w:sz="0" w:space="0" w:color="auto"/>
        <w:right w:val="none" w:sz="0" w:space="0" w:color="auto"/>
      </w:divBdr>
    </w:div>
    <w:div w:id="1644700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yectos.comecyt@edomex.gob.mx"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oic.comecyt@secogem.gob.mx"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comecyt.edomex.gob.mx/"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comecyt.edomex.gob.mx/"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361AC-59CD-4551-8F01-0927B0C50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23</Pages>
  <Words>12538</Words>
  <Characters>68961</Characters>
  <Application>Microsoft Office Word</Application>
  <DocSecurity>0</DocSecurity>
  <Lines>574</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Andrés Silva Páez</dc:creator>
  <cp:keywords/>
  <dc:description/>
  <cp:lastModifiedBy>SALVADOR EMILIO CERON DOMINGUEZ</cp:lastModifiedBy>
  <cp:revision>4</cp:revision>
  <cp:lastPrinted>2026-02-05T23:46:00Z</cp:lastPrinted>
  <dcterms:created xsi:type="dcterms:W3CDTF">2026-03-20T23:56:00Z</dcterms:created>
  <dcterms:modified xsi:type="dcterms:W3CDTF">2026-03-25T18:33:00Z</dcterms:modified>
</cp:coreProperties>
</file>